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C1E16" w14:textId="0DFC01D1" w:rsidR="0001458C" w:rsidRPr="00F150E2" w:rsidRDefault="0001458C" w:rsidP="0001458C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A6A6A6"/>
        <w:spacing w:after="0"/>
        <w:jc w:val="center"/>
        <w:rPr>
          <w:rFonts w:asciiTheme="minorHAnsi" w:hAnsiTheme="minorHAnsi" w:cstheme="minorHAnsi"/>
          <w:sz w:val="28"/>
          <w:szCs w:val="28"/>
          <w:lang w:val="pt-PT"/>
        </w:rPr>
      </w:pPr>
      <w:r w:rsidRPr="00F150E2">
        <w:rPr>
          <w:rFonts w:asciiTheme="minorHAnsi" w:hAnsiTheme="minorHAnsi" w:cstheme="minorHAnsi"/>
          <w:sz w:val="28"/>
          <w:szCs w:val="28"/>
          <w:lang w:val="pt-PT"/>
        </w:rPr>
        <w:t xml:space="preserve">Relatório Projeto </w:t>
      </w:r>
      <w:proofErr w:type="gramStart"/>
      <w:r w:rsidR="000D2507">
        <w:rPr>
          <w:rFonts w:asciiTheme="minorHAnsi" w:hAnsiTheme="minorHAnsi" w:cstheme="minorHAnsi"/>
          <w:sz w:val="28"/>
          <w:szCs w:val="28"/>
          <w:lang w:val="pt-PT"/>
        </w:rPr>
        <w:t>3</w:t>
      </w:r>
      <w:r w:rsidR="0003660C">
        <w:rPr>
          <w:rFonts w:asciiTheme="minorHAnsi" w:hAnsiTheme="minorHAnsi" w:cstheme="minorHAnsi"/>
          <w:sz w:val="28"/>
          <w:szCs w:val="28"/>
          <w:lang w:val="pt-PT"/>
        </w:rPr>
        <w:t xml:space="preserve">  V1.</w:t>
      </w:r>
      <w:r w:rsidR="00186D4B">
        <w:rPr>
          <w:rFonts w:asciiTheme="minorHAnsi" w:hAnsiTheme="minorHAnsi" w:cstheme="minorHAnsi"/>
          <w:sz w:val="28"/>
          <w:szCs w:val="28"/>
          <w:lang w:val="pt-PT"/>
        </w:rPr>
        <w:t>0</w:t>
      </w:r>
      <w:proofErr w:type="gramEnd"/>
      <w:r w:rsidR="000328B1" w:rsidRPr="00F150E2">
        <w:rPr>
          <w:rFonts w:asciiTheme="minorHAnsi" w:hAnsiTheme="minorHAnsi" w:cstheme="minorHAnsi"/>
          <w:sz w:val="28"/>
          <w:szCs w:val="28"/>
          <w:lang w:val="pt-PT"/>
        </w:rPr>
        <w:t xml:space="preserve">   </w:t>
      </w:r>
      <w:r w:rsidRPr="00F150E2">
        <w:rPr>
          <w:rFonts w:asciiTheme="minorHAnsi" w:hAnsiTheme="minorHAnsi" w:cstheme="minorHAnsi"/>
          <w:sz w:val="28"/>
          <w:szCs w:val="28"/>
          <w:lang w:val="pt-PT"/>
        </w:rPr>
        <w:t xml:space="preserve"> AED 202</w:t>
      </w:r>
      <w:r w:rsidR="00B9772D">
        <w:rPr>
          <w:rFonts w:asciiTheme="minorHAnsi" w:hAnsiTheme="minorHAnsi" w:cstheme="minorHAnsi"/>
          <w:sz w:val="28"/>
          <w:szCs w:val="28"/>
          <w:lang w:val="pt-PT"/>
        </w:rPr>
        <w:t>4</w:t>
      </w:r>
      <w:r w:rsidRPr="00F150E2">
        <w:rPr>
          <w:rFonts w:asciiTheme="minorHAnsi" w:hAnsiTheme="minorHAnsi" w:cstheme="minorHAnsi"/>
          <w:sz w:val="28"/>
          <w:szCs w:val="28"/>
          <w:lang w:val="pt-PT"/>
        </w:rPr>
        <w:t>/</w:t>
      </w:r>
      <w:r w:rsidR="000328B1" w:rsidRPr="00F150E2">
        <w:rPr>
          <w:rFonts w:asciiTheme="minorHAnsi" w:hAnsiTheme="minorHAnsi" w:cstheme="minorHAnsi"/>
          <w:sz w:val="28"/>
          <w:szCs w:val="28"/>
          <w:lang w:val="pt-PT"/>
        </w:rPr>
        <w:t>202</w:t>
      </w:r>
      <w:r w:rsidR="00B9772D">
        <w:rPr>
          <w:rFonts w:asciiTheme="minorHAnsi" w:hAnsiTheme="minorHAnsi" w:cstheme="minorHAnsi"/>
          <w:sz w:val="28"/>
          <w:szCs w:val="28"/>
          <w:lang w:val="pt-PT"/>
        </w:rPr>
        <w:t>5</w:t>
      </w:r>
    </w:p>
    <w:p w14:paraId="479B0DC7" w14:textId="77777777" w:rsidR="0001458C" w:rsidRPr="00F150E2" w:rsidRDefault="0001458C" w:rsidP="0001458C">
      <w:pPr>
        <w:pStyle w:val="Standard"/>
        <w:spacing w:after="0"/>
        <w:rPr>
          <w:rFonts w:asciiTheme="minorHAnsi" w:hAnsiTheme="minorHAnsi" w:cstheme="minorHAnsi"/>
          <w:b/>
          <w:bCs/>
          <w:sz w:val="16"/>
          <w:szCs w:val="16"/>
          <w:lang w:val="pt-PT"/>
        </w:rPr>
      </w:pPr>
    </w:p>
    <w:p w14:paraId="12EE16F1" w14:textId="77777777" w:rsidR="00CD5937" w:rsidRDefault="0001458C" w:rsidP="0001458C">
      <w:pPr>
        <w:pStyle w:val="Standard"/>
        <w:rPr>
          <w:ins w:id="0" w:author="Francisco Carvalho Gouveia" w:date="2025-05-10T14:40:00Z" w16du:dateUtc="2025-05-10T13:40:00Z"/>
          <w:rFonts w:asciiTheme="minorHAnsi" w:hAnsiTheme="minorHAnsi" w:cstheme="minorHAnsi"/>
          <w:sz w:val="20"/>
          <w:szCs w:val="20"/>
          <w:lang w:val="pt-PT"/>
        </w:rPr>
      </w:pPr>
      <w:r w:rsidRPr="00F150E2">
        <w:rPr>
          <w:rFonts w:asciiTheme="minorHAnsi" w:hAnsiTheme="minorHAnsi" w:cstheme="minorHAnsi"/>
          <w:sz w:val="20"/>
          <w:szCs w:val="20"/>
          <w:lang w:val="pt-PT"/>
        </w:rPr>
        <w:t xml:space="preserve">Nome:  </w:t>
      </w:r>
      <w:r w:rsidR="00CD5937">
        <w:rPr>
          <w:rFonts w:asciiTheme="minorHAnsi" w:hAnsiTheme="minorHAnsi" w:cstheme="minorHAnsi"/>
          <w:sz w:val="20"/>
          <w:szCs w:val="20"/>
          <w:lang w:val="pt-PT"/>
        </w:rPr>
        <w:t>Francisco Carvalho Gouveia</w:t>
      </w:r>
      <w:r w:rsidRPr="00F150E2">
        <w:rPr>
          <w:rFonts w:asciiTheme="minorHAnsi" w:hAnsiTheme="minorHAnsi" w:cstheme="minorHAnsi"/>
          <w:sz w:val="20"/>
          <w:szCs w:val="20"/>
          <w:lang w:val="pt-PT"/>
        </w:rPr>
        <w:t xml:space="preserve">                                                                                                                </w:t>
      </w:r>
    </w:p>
    <w:p w14:paraId="226C78B1" w14:textId="49C41CF0" w:rsidR="0001458C" w:rsidRPr="00F150E2" w:rsidRDefault="0001458C" w:rsidP="0001458C">
      <w:pPr>
        <w:pStyle w:val="Standard"/>
        <w:rPr>
          <w:rFonts w:asciiTheme="minorHAnsi" w:hAnsiTheme="minorHAnsi" w:cstheme="minorHAnsi"/>
          <w:sz w:val="20"/>
          <w:szCs w:val="20"/>
          <w:lang w:val="pt-PT"/>
        </w:rPr>
      </w:pPr>
      <w:r w:rsidRPr="00F150E2">
        <w:rPr>
          <w:rFonts w:asciiTheme="minorHAnsi" w:hAnsiTheme="minorHAnsi" w:cstheme="minorHAnsi"/>
          <w:sz w:val="20"/>
          <w:szCs w:val="20"/>
          <w:lang w:val="pt-PT"/>
        </w:rPr>
        <w:t>Nº Estudante:</w:t>
      </w:r>
      <w:r w:rsidR="00CD5937">
        <w:rPr>
          <w:rFonts w:asciiTheme="minorHAnsi" w:hAnsiTheme="minorHAnsi" w:cstheme="minorHAnsi"/>
          <w:sz w:val="20"/>
          <w:szCs w:val="20"/>
          <w:lang w:val="pt-PT"/>
        </w:rPr>
        <w:t xml:space="preserve"> 2023214517</w:t>
      </w:r>
    </w:p>
    <w:p w14:paraId="365ED945" w14:textId="1066CCC6" w:rsidR="0001458C" w:rsidRPr="00F150E2" w:rsidRDefault="0001458C" w:rsidP="0001458C">
      <w:pPr>
        <w:pStyle w:val="Standard"/>
        <w:rPr>
          <w:rFonts w:asciiTheme="minorHAnsi" w:hAnsiTheme="minorHAnsi" w:cstheme="minorHAnsi"/>
          <w:lang w:val="pt-PT"/>
        </w:rPr>
      </w:pPr>
      <w:r w:rsidRPr="00F150E2">
        <w:rPr>
          <w:rFonts w:asciiTheme="minorHAnsi" w:hAnsiTheme="minorHAnsi" w:cstheme="minorHAnsi"/>
          <w:sz w:val="20"/>
          <w:szCs w:val="20"/>
          <w:lang w:val="pt-PT"/>
        </w:rPr>
        <w:t xml:space="preserve">PL (inscrição):   </w:t>
      </w:r>
      <w:r w:rsidR="00CD5937">
        <w:rPr>
          <w:rFonts w:asciiTheme="minorHAnsi" w:hAnsiTheme="minorHAnsi" w:cstheme="minorHAnsi"/>
          <w:sz w:val="20"/>
          <w:szCs w:val="20"/>
          <w:lang w:val="pt-PT"/>
        </w:rPr>
        <w:t>PL4</w:t>
      </w:r>
      <w:r w:rsidRPr="00F150E2">
        <w:rPr>
          <w:rFonts w:asciiTheme="minorHAnsi" w:hAnsiTheme="minorHAnsi" w:cstheme="minorHAnsi"/>
          <w:sz w:val="20"/>
          <w:szCs w:val="20"/>
          <w:lang w:val="pt-PT"/>
        </w:rPr>
        <w:t xml:space="preserve">             </w:t>
      </w:r>
      <w:r w:rsidR="00F150E2" w:rsidRPr="00F150E2">
        <w:rPr>
          <w:rFonts w:asciiTheme="minorHAnsi" w:hAnsiTheme="minorHAnsi" w:cstheme="minorHAnsi"/>
          <w:sz w:val="20"/>
          <w:szCs w:val="20"/>
          <w:lang w:val="pt-PT"/>
        </w:rPr>
        <w:t>Email:</w:t>
      </w:r>
      <w:r w:rsidR="00CD5937">
        <w:rPr>
          <w:rFonts w:asciiTheme="minorHAnsi" w:hAnsiTheme="minorHAnsi" w:cstheme="minorHAnsi"/>
          <w:sz w:val="20"/>
          <w:szCs w:val="20"/>
          <w:lang w:val="pt-PT"/>
        </w:rPr>
        <w:t xml:space="preserve"> uc2023214517@student.uc.pt</w:t>
      </w:r>
    </w:p>
    <w:p w14:paraId="398CE1A9" w14:textId="77777777" w:rsidR="0001458C" w:rsidRDefault="0001458C" w:rsidP="007C3AE7">
      <w:pPr>
        <w:pStyle w:val="Standard"/>
        <w:spacing w:after="0" w:line="360" w:lineRule="auto"/>
        <w:jc w:val="left"/>
        <w:rPr>
          <w:rFonts w:asciiTheme="minorHAnsi" w:hAnsiTheme="minorHAnsi" w:cstheme="minorHAnsi"/>
          <w:b/>
          <w:bCs/>
          <w:sz w:val="20"/>
          <w:szCs w:val="20"/>
          <w:lang w:val="pt-PT"/>
        </w:rPr>
      </w:pPr>
    </w:p>
    <w:p w14:paraId="67F21751" w14:textId="77777777" w:rsidR="00205103" w:rsidRDefault="00205103" w:rsidP="00205103">
      <w:pPr>
        <w:pStyle w:val="Standard"/>
        <w:spacing w:line="360" w:lineRule="auto"/>
        <w:jc w:val="left"/>
        <w:rPr>
          <w:rFonts w:asciiTheme="minorHAnsi" w:hAnsiTheme="minorHAnsi" w:cstheme="minorHAnsi"/>
          <w:b/>
          <w:bCs/>
          <w:sz w:val="20"/>
          <w:szCs w:val="20"/>
          <w:lang w:val="pt-PT"/>
        </w:rPr>
      </w:pPr>
      <w:r>
        <w:rPr>
          <w:rFonts w:asciiTheme="minorHAnsi" w:hAnsiTheme="minorHAnsi" w:cstheme="minorHAnsi"/>
          <w:b/>
          <w:bCs/>
          <w:sz w:val="20"/>
          <w:szCs w:val="20"/>
          <w:lang w:val="pt-PT"/>
        </w:rPr>
        <w:t xml:space="preserve">IMPORTANTE:  </w:t>
      </w:r>
    </w:p>
    <w:p w14:paraId="789208A1" w14:textId="3FF52216" w:rsidR="00205103" w:rsidRDefault="00205103" w:rsidP="00B9772D">
      <w:pPr>
        <w:pStyle w:val="Standard"/>
        <w:numPr>
          <w:ilvl w:val="0"/>
          <w:numId w:val="23"/>
        </w:numPr>
        <w:spacing w:line="360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B9772D">
        <w:rPr>
          <w:rFonts w:asciiTheme="minorHAnsi" w:hAnsiTheme="minorHAnsi" w:cstheme="minorHAnsi"/>
          <w:b/>
          <w:bCs/>
          <w:sz w:val="20"/>
          <w:szCs w:val="20"/>
          <w:lang w:val="pt-PT"/>
        </w:rPr>
        <w:t>Os textos das conclusões devem ser manuscritos...</w:t>
      </w:r>
      <w:r w:rsidRPr="00205103">
        <w:rPr>
          <w:rFonts w:asciiTheme="minorHAnsi" w:hAnsiTheme="minorHAnsi" w:cstheme="minorHAnsi"/>
          <w:sz w:val="20"/>
          <w:szCs w:val="20"/>
          <w:lang w:val="pt-PT"/>
        </w:rPr>
        <w:t xml:space="preserve"> </w:t>
      </w:r>
      <w:r w:rsidR="0003660C">
        <w:rPr>
          <w:rFonts w:asciiTheme="minorHAnsi" w:hAnsiTheme="minorHAnsi" w:cstheme="minorHAnsi"/>
          <w:sz w:val="20"/>
          <w:szCs w:val="20"/>
          <w:lang w:val="pt-PT"/>
        </w:rPr>
        <w:t xml:space="preserve">o </w:t>
      </w:r>
      <w:r w:rsidRPr="00205103">
        <w:rPr>
          <w:rFonts w:asciiTheme="minorHAnsi" w:hAnsiTheme="minorHAnsi" w:cstheme="minorHAnsi"/>
          <w:sz w:val="20"/>
          <w:szCs w:val="20"/>
          <w:lang w:val="pt-PT"/>
        </w:rPr>
        <w:t xml:space="preserve">texto </w:t>
      </w:r>
      <w:r w:rsidR="0003660C">
        <w:rPr>
          <w:rFonts w:asciiTheme="minorHAnsi" w:hAnsiTheme="minorHAnsi" w:cstheme="minorHAnsi"/>
          <w:sz w:val="20"/>
          <w:szCs w:val="20"/>
          <w:lang w:val="pt-PT"/>
        </w:rPr>
        <w:t>deve</w:t>
      </w:r>
      <w:r w:rsidRPr="00205103">
        <w:rPr>
          <w:rFonts w:asciiTheme="minorHAnsi" w:hAnsiTheme="minorHAnsi" w:cstheme="minorHAnsi"/>
          <w:sz w:val="20"/>
          <w:szCs w:val="20"/>
          <w:lang w:val="pt-PT"/>
        </w:rPr>
        <w:t xml:space="preserve"> obede</w:t>
      </w:r>
      <w:r w:rsidR="0003660C">
        <w:rPr>
          <w:rFonts w:asciiTheme="minorHAnsi" w:hAnsiTheme="minorHAnsi" w:cstheme="minorHAnsi"/>
          <w:sz w:val="20"/>
          <w:szCs w:val="20"/>
          <w:lang w:val="pt-PT"/>
        </w:rPr>
        <w:t>cer</w:t>
      </w:r>
      <w:r w:rsidRPr="00205103">
        <w:rPr>
          <w:rFonts w:asciiTheme="minorHAnsi" w:hAnsiTheme="minorHAnsi" w:cstheme="minorHAnsi"/>
          <w:sz w:val="20"/>
          <w:szCs w:val="20"/>
          <w:lang w:val="pt-PT"/>
        </w:rPr>
        <w:t xml:space="preserve"> a este requisito </w:t>
      </w:r>
      <w:r w:rsidR="0003660C">
        <w:rPr>
          <w:rFonts w:asciiTheme="minorHAnsi" w:hAnsiTheme="minorHAnsi" w:cstheme="minorHAnsi"/>
          <w:sz w:val="20"/>
          <w:szCs w:val="20"/>
          <w:lang w:val="pt-PT"/>
        </w:rPr>
        <w:t>para não ser penalizado</w:t>
      </w:r>
      <w:r w:rsidRPr="00205103">
        <w:rPr>
          <w:rFonts w:asciiTheme="minorHAnsi" w:hAnsiTheme="minorHAnsi" w:cstheme="minorHAnsi"/>
          <w:sz w:val="20"/>
          <w:szCs w:val="20"/>
          <w:lang w:val="pt-PT"/>
        </w:rPr>
        <w:t>.</w:t>
      </w:r>
    </w:p>
    <w:p w14:paraId="6788B013" w14:textId="5BB872A8" w:rsidR="00205103" w:rsidRDefault="00205103" w:rsidP="00B9772D">
      <w:pPr>
        <w:pStyle w:val="Standard"/>
        <w:numPr>
          <w:ilvl w:val="0"/>
          <w:numId w:val="23"/>
        </w:numPr>
        <w:spacing w:line="360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205103">
        <w:rPr>
          <w:rFonts w:asciiTheme="minorHAnsi" w:hAnsiTheme="minorHAnsi" w:cstheme="minorHAnsi"/>
          <w:sz w:val="20"/>
          <w:szCs w:val="20"/>
          <w:lang w:val="pt-PT"/>
        </w:rPr>
        <w:t>T</w:t>
      </w:r>
      <w:r>
        <w:rPr>
          <w:rFonts w:asciiTheme="minorHAnsi" w:hAnsiTheme="minorHAnsi" w:cstheme="minorHAnsi"/>
          <w:sz w:val="20"/>
          <w:szCs w:val="20"/>
          <w:lang w:val="pt-PT"/>
        </w:rPr>
        <w:t xml:space="preserve">exto para além das linhas reservadas, ou que não seja legível para um leitor comum, não </w:t>
      </w:r>
      <w:r w:rsidR="0003660C">
        <w:rPr>
          <w:rFonts w:asciiTheme="minorHAnsi" w:hAnsiTheme="minorHAnsi" w:cstheme="minorHAnsi"/>
          <w:sz w:val="20"/>
          <w:szCs w:val="20"/>
          <w:lang w:val="pt-PT"/>
        </w:rPr>
        <w:t>será tido em conta</w:t>
      </w:r>
      <w:r>
        <w:rPr>
          <w:rFonts w:asciiTheme="minorHAnsi" w:hAnsiTheme="minorHAnsi" w:cstheme="minorHAnsi"/>
          <w:sz w:val="20"/>
          <w:szCs w:val="20"/>
          <w:lang w:val="pt-PT"/>
        </w:rPr>
        <w:t xml:space="preserve">. </w:t>
      </w:r>
    </w:p>
    <w:p w14:paraId="2B648A6C" w14:textId="45391985" w:rsidR="00205103" w:rsidRPr="00205103" w:rsidRDefault="00205103" w:rsidP="00B9772D">
      <w:pPr>
        <w:pStyle w:val="Standard"/>
        <w:numPr>
          <w:ilvl w:val="0"/>
          <w:numId w:val="23"/>
        </w:numPr>
        <w:spacing w:line="360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B9772D">
        <w:rPr>
          <w:rFonts w:asciiTheme="minorHAnsi" w:hAnsiTheme="minorHAnsi" w:cstheme="minorHAnsi"/>
          <w:b/>
          <w:bCs/>
          <w:sz w:val="20"/>
          <w:szCs w:val="20"/>
          <w:lang w:val="pt-PT"/>
        </w:rPr>
        <w:t>O relatório deve ser submetido num único PDF</w:t>
      </w:r>
      <w:r>
        <w:rPr>
          <w:rFonts w:asciiTheme="minorHAnsi" w:hAnsiTheme="minorHAnsi" w:cstheme="minorHAnsi"/>
          <w:sz w:val="20"/>
          <w:szCs w:val="20"/>
          <w:lang w:val="pt-PT"/>
        </w:rPr>
        <w:t xml:space="preserve"> que deve incluir os anexos. A não observância deste formato é penalizada.</w:t>
      </w:r>
    </w:p>
    <w:p w14:paraId="727639E0" w14:textId="4DC6A86E" w:rsidR="00205103" w:rsidRDefault="00205103" w:rsidP="007C3AE7">
      <w:pPr>
        <w:pStyle w:val="Standard"/>
        <w:spacing w:after="0" w:line="360" w:lineRule="auto"/>
        <w:jc w:val="left"/>
        <w:rPr>
          <w:rFonts w:asciiTheme="minorHAnsi" w:hAnsiTheme="minorHAnsi" w:cstheme="minorHAnsi"/>
          <w:b/>
          <w:bCs/>
          <w:sz w:val="20"/>
          <w:szCs w:val="20"/>
          <w:lang w:val="pt-PT"/>
        </w:rPr>
      </w:pPr>
    </w:p>
    <w:p w14:paraId="0EF4D620" w14:textId="77777777" w:rsidR="00205103" w:rsidRDefault="00205103" w:rsidP="007C3AE7">
      <w:pPr>
        <w:pStyle w:val="Standard"/>
        <w:spacing w:after="0" w:line="360" w:lineRule="auto"/>
        <w:jc w:val="left"/>
        <w:rPr>
          <w:rFonts w:asciiTheme="minorHAnsi" w:hAnsiTheme="minorHAnsi" w:cstheme="minorHAnsi"/>
          <w:b/>
          <w:bCs/>
          <w:sz w:val="20"/>
          <w:szCs w:val="20"/>
          <w:lang w:val="pt-PT"/>
        </w:rPr>
      </w:pPr>
    </w:p>
    <w:p w14:paraId="428A78C8" w14:textId="62CFBCFD" w:rsidR="00F150E2" w:rsidRDefault="00F150E2" w:rsidP="007C3AE7">
      <w:pPr>
        <w:pStyle w:val="Standard"/>
        <w:spacing w:after="0" w:line="360" w:lineRule="auto"/>
        <w:jc w:val="left"/>
        <w:rPr>
          <w:rFonts w:asciiTheme="minorHAnsi" w:hAnsiTheme="minorHAnsi" w:cstheme="minorHAnsi"/>
          <w:b/>
          <w:bCs/>
          <w:sz w:val="20"/>
          <w:szCs w:val="20"/>
          <w:lang w:val="pt-PT"/>
        </w:rPr>
      </w:pPr>
      <w:r>
        <w:rPr>
          <w:rFonts w:asciiTheme="minorHAnsi" w:hAnsiTheme="minorHAnsi" w:cstheme="minorHAnsi"/>
          <w:b/>
          <w:bCs/>
          <w:sz w:val="20"/>
          <w:szCs w:val="20"/>
          <w:lang w:val="pt-PT"/>
        </w:rPr>
        <w:t>1. Planeamento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063"/>
        <w:gridCol w:w="1450"/>
        <w:gridCol w:w="1454"/>
        <w:gridCol w:w="1450"/>
        <w:gridCol w:w="1450"/>
        <w:gridCol w:w="1084"/>
        <w:gridCol w:w="339"/>
      </w:tblGrid>
      <w:tr w:rsidR="00CD5937" w14:paraId="26F8C56D" w14:textId="3326B172" w:rsidTr="00CD5937">
        <w:tc>
          <w:tcPr>
            <w:tcW w:w="1063" w:type="dxa"/>
          </w:tcPr>
          <w:p w14:paraId="1752A851" w14:textId="77777777" w:rsidR="00D77512" w:rsidRDefault="00D77512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1450" w:type="dxa"/>
          </w:tcPr>
          <w:p w14:paraId="590FF814" w14:textId="66EF9AC8" w:rsidR="00D77512" w:rsidRPr="00205103" w:rsidRDefault="00D77512" w:rsidP="00205103">
            <w:pPr>
              <w:pStyle w:val="Standard"/>
              <w:spacing w:after="0" w:line="360" w:lineRule="auto"/>
              <w:jc w:val="center"/>
              <w:rPr>
                <w:rFonts w:asciiTheme="minorHAnsi" w:hAnsiTheme="minorHAnsi" w:cs="Calibri (Body)"/>
                <w:b/>
                <w:bCs/>
                <w:sz w:val="16"/>
                <w:szCs w:val="16"/>
                <w:lang w:val="pt-PT"/>
              </w:rPr>
            </w:pPr>
            <w:r w:rsidRPr="00205103">
              <w:rPr>
                <w:rFonts w:asciiTheme="minorHAnsi" w:hAnsiTheme="minorHAnsi" w:cs="Calibri (Body)"/>
                <w:b/>
                <w:bCs/>
                <w:sz w:val="16"/>
                <w:szCs w:val="16"/>
                <w:lang w:val="pt-PT"/>
              </w:rPr>
              <w:t>Semana 1</w:t>
            </w:r>
          </w:p>
        </w:tc>
        <w:tc>
          <w:tcPr>
            <w:tcW w:w="1454" w:type="dxa"/>
          </w:tcPr>
          <w:p w14:paraId="54ACEA23" w14:textId="4C85105F" w:rsidR="00D77512" w:rsidRPr="00205103" w:rsidRDefault="00D77512" w:rsidP="00205103">
            <w:pPr>
              <w:pStyle w:val="Standard"/>
              <w:spacing w:after="0" w:line="360" w:lineRule="auto"/>
              <w:jc w:val="center"/>
              <w:rPr>
                <w:rFonts w:asciiTheme="minorHAnsi" w:hAnsiTheme="minorHAnsi" w:cs="Calibri (Body)"/>
                <w:b/>
                <w:bCs/>
                <w:sz w:val="16"/>
                <w:szCs w:val="16"/>
                <w:lang w:val="pt-PT"/>
              </w:rPr>
            </w:pPr>
            <w:r w:rsidRPr="00205103">
              <w:rPr>
                <w:rFonts w:asciiTheme="minorHAnsi" w:hAnsiTheme="minorHAnsi" w:cs="Calibri (Body)"/>
                <w:b/>
                <w:bCs/>
                <w:sz w:val="16"/>
                <w:szCs w:val="16"/>
                <w:lang w:val="pt-PT"/>
              </w:rPr>
              <w:t>Semana 2</w:t>
            </w:r>
          </w:p>
        </w:tc>
        <w:tc>
          <w:tcPr>
            <w:tcW w:w="1450" w:type="dxa"/>
          </w:tcPr>
          <w:p w14:paraId="089F1683" w14:textId="689DC18D" w:rsidR="00D77512" w:rsidRPr="00205103" w:rsidRDefault="00D77512" w:rsidP="00205103">
            <w:pPr>
              <w:pStyle w:val="Standard"/>
              <w:spacing w:after="0" w:line="360" w:lineRule="auto"/>
              <w:jc w:val="center"/>
              <w:rPr>
                <w:rFonts w:asciiTheme="minorHAnsi" w:hAnsiTheme="minorHAnsi" w:cs="Calibri (Body)"/>
                <w:b/>
                <w:bCs/>
                <w:sz w:val="16"/>
                <w:szCs w:val="16"/>
                <w:lang w:val="pt-PT"/>
              </w:rPr>
            </w:pPr>
            <w:r w:rsidRPr="00205103">
              <w:rPr>
                <w:rFonts w:asciiTheme="minorHAnsi" w:hAnsiTheme="minorHAnsi" w:cs="Calibri (Body)"/>
                <w:b/>
                <w:bCs/>
                <w:sz w:val="16"/>
                <w:szCs w:val="16"/>
                <w:lang w:val="pt-PT"/>
              </w:rPr>
              <w:t>Semana 3</w:t>
            </w:r>
          </w:p>
        </w:tc>
        <w:tc>
          <w:tcPr>
            <w:tcW w:w="1450" w:type="dxa"/>
          </w:tcPr>
          <w:p w14:paraId="5A2F523D" w14:textId="2153EA8D" w:rsidR="00D77512" w:rsidRPr="00205103" w:rsidRDefault="00D77512" w:rsidP="00205103">
            <w:pPr>
              <w:pStyle w:val="Standard"/>
              <w:spacing w:after="0" w:line="360" w:lineRule="auto"/>
              <w:jc w:val="center"/>
              <w:rPr>
                <w:rFonts w:asciiTheme="minorHAnsi" w:hAnsiTheme="minorHAnsi" w:cs="Calibri (Body)"/>
                <w:b/>
                <w:bCs/>
                <w:sz w:val="16"/>
                <w:szCs w:val="16"/>
                <w:lang w:val="pt-PT"/>
              </w:rPr>
            </w:pPr>
            <w:r w:rsidRPr="00205103">
              <w:rPr>
                <w:rFonts w:asciiTheme="minorHAnsi" w:hAnsiTheme="minorHAnsi" w:cs="Calibri (Body)"/>
                <w:b/>
                <w:bCs/>
                <w:sz w:val="16"/>
                <w:szCs w:val="16"/>
                <w:lang w:val="pt-PT"/>
              </w:rPr>
              <w:t>Semana 4</w:t>
            </w:r>
          </w:p>
        </w:tc>
        <w:tc>
          <w:tcPr>
            <w:tcW w:w="236" w:type="dxa"/>
          </w:tcPr>
          <w:p w14:paraId="6472E645" w14:textId="1F863289" w:rsidR="00D77512" w:rsidRPr="00205103" w:rsidRDefault="00D77512" w:rsidP="00205103">
            <w:pPr>
              <w:pStyle w:val="Standard"/>
              <w:spacing w:after="0" w:line="360" w:lineRule="auto"/>
              <w:jc w:val="center"/>
              <w:rPr>
                <w:rFonts w:asciiTheme="minorHAnsi" w:hAnsiTheme="minorHAnsi" w:cs="Calibri (Body)"/>
                <w:b/>
                <w:bCs/>
                <w:sz w:val="16"/>
                <w:szCs w:val="16"/>
                <w:lang w:val="pt-PT"/>
              </w:rPr>
            </w:pPr>
            <w:r w:rsidRPr="00205103">
              <w:rPr>
                <w:rFonts w:asciiTheme="minorHAnsi" w:hAnsiTheme="minorHAnsi" w:cs="Calibri (Body)"/>
                <w:b/>
                <w:bCs/>
                <w:sz w:val="16"/>
                <w:szCs w:val="16"/>
                <w:lang w:val="pt-PT"/>
              </w:rPr>
              <w:t>Semana 5</w:t>
            </w:r>
          </w:p>
        </w:tc>
        <w:tc>
          <w:tcPr>
            <w:tcW w:w="1187" w:type="dxa"/>
          </w:tcPr>
          <w:p w14:paraId="6E723150" w14:textId="1A8DE9F4" w:rsidR="00D77512" w:rsidRPr="00205103" w:rsidRDefault="001B25E4" w:rsidP="00205103">
            <w:pPr>
              <w:pStyle w:val="Standard"/>
              <w:spacing w:after="0" w:line="360" w:lineRule="auto"/>
              <w:jc w:val="center"/>
              <w:rPr>
                <w:rFonts w:asciiTheme="minorHAnsi" w:hAnsiTheme="minorHAnsi" w:cs="Calibri (Body)"/>
                <w:b/>
                <w:bCs/>
                <w:sz w:val="16"/>
                <w:szCs w:val="16"/>
                <w:lang w:val="pt-PT"/>
              </w:rPr>
            </w:pPr>
            <w:r>
              <w:rPr>
                <w:rFonts w:asciiTheme="minorHAnsi" w:hAnsiTheme="minorHAnsi" w:cs="Calibri (Body)"/>
                <w:b/>
                <w:bCs/>
                <w:sz w:val="16"/>
                <w:szCs w:val="16"/>
                <w:lang w:val="pt-PT"/>
              </w:rPr>
              <w:t>...</w:t>
            </w:r>
          </w:p>
        </w:tc>
      </w:tr>
      <w:tr w:rsidR="00CD5937" w14:paraId="6D9532BF" w14:textId="2DDAAE2B" w:rsidTr="00CD5937">
        <w:tc>
          <w:tcPr>
            <w:tcW w:w="1063" w:type="dxa"/>
          </w:tcPr>
          <w:p w14:paraId="30BAB0B4" w14:textId="58C00030" w:rsidR="00D77512" w:rsidRPr="00205103" w:rsidRDefault="00D77512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 xml:space="preserve">T1: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Insertion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Sort</w:t>
            </w:r>
            <w:proofErr w:type="spellEnd"/>
          </w:p>
        </w:tc>
        <w:tc>
          <w:tcPr>
            <w:tcW w:w="1450" w:type="dxa"/>
          </w:tcPr>
          <w:p w14:paraId="0519B586" w14:textId="5E0DAE85" w:rsidR="00D77512" w:rsidRDefault="00CD5937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  <w:t>Ver implementação</w:t>
            </w:r>
          </w:p>
        </w:tc>
        <w:tc>
          <w:tcPr>
            <w:tcW w:w="1454" w:type="dxa"/>
          </w:tcPr>
          <w:p w14:paraId="465577C6" w14:textId="3D07B3D1" w:rsidR="00D77512" w:rsidRDefault="00CD5937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  <w:t>Implementação</w:t>
            </w:r>
          </w:p>
        </w:tc>
        <w:tc>
          <w:tcPr>
            <w:tcW w:w="1450" w:type="dxa"/>
          </w:tcPr>
          <w:p w14:paraId="57E0B335" w14:textId="77777777" w:rsidR="00D77512" w:rsidRDefault="00D77512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1450" w:type="dxa"/>
          </w:tcPr>
          <w:p w14:paraId="6247CEA5" w14:textId="77777777" w:rsidR="00D77512" w:rsidRDefault="00D77512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236" w:type="dxa"/>
          </w:tcPr>
          <w:p w14:paraId="77CF7A56" w14:textId="77777777" w:rsidR="00D77512" w:rsidRDefault="00D77512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1187" w:type="dxa"/>
          </w:tcPr>
          <w:p w14:paraId="395874DF" w14:textId="77777777" w:rsidR="00D77512" w:rsidRDefault="00D77512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</w:pPr>
          </w:p>
        </w:tc>
      </w:tr>
      <w:tr w:rsidR="00CD5937" w14:paraId="12F26F97" w14:textId="11887345" w:rsidTr="00CD5937">
        <w:tc>
          <w:tcPr>
            <w:tcW w:w="1063" w:type="dxa"/>
          </w:tcPr>
          <w:p w14:paraId="0FC8ACD2" w14:textId="2DE1BC38" w:rsidR="00D77512" w:rsidRPr="00205103" w:rsidRDefault="00D77512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 xml:space="preserve">T2: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Heap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Sort</w:t>
            </w:r>
            <w:proofErr w:type="spellEnd"/>
          </w:p>
        </w:tc>
        <w:tc>
          <w:tcPr>
            <w:tcW w:w="1450" w:type="dxa"/>
          </w:tcPr>
          <w:p w14:paraId="209AA944" w14:textId="77777777" w:rsidR="00D77512" w:rsidRDefault="00D77512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1454" w:type="dxa"/>
          </w:tcPr>
          <w:p w14:paraId="685C5949" w14:textId="56F21092" w:rsidR="00D77512" w:rsidRDefault="00CD5937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  <w:t>Ver implementação</w:t>
            </w:r>
          </w:p>
        </w:tc>
        <w:tc>
          <w:tcPr>
            <w:tcW w:w="1450" w:type="dxa"/>
          </w:tcPr>
          <w:p w14:paraId="39DA3F94" w14:textId="0556401A" w:rsidR="00D77512" w:rsidRDefault="00CD5937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  <w:t>implementação</w:t>
            </w:r>
          </w:p>
        </w:tc>
        <w:tc>
          <w:tcPr>
            <w:tcW w:w="1450" w:type="dxa"/>
          </w:tcPr>
          <w:p w14:paraId="04C5E67D" w14:textId="77777777" w:rsidR="00D77512" w:rsidRDefault="00D77512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236" w:type="dxa"/>
          </w:tcPr>
          <w:p w14:paraId="3727F518" w14:textId="77777777" w:rsidR="00D77512" w:rsidRDefault="00D77512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1187" w:type="dxa"/>
          </w:tcPr>
          <w:p w14:paraId="3ABAD2E4" w14:textId="77777777" w:rsidR="00D77512" w:rsidRDefault="00D77512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</w:pPr>
          </w:p>
        </w:tc>
      </w:tr>
      <w:tr w:rsidR="00CD5937" w14:paraId="5DBDFC36" w14:textId="2C3950D7" w:rsidTr="00CD5937">
        <w:tc>
          <w:tcPr>
            <w:tcW w:w="1063" w:type="dxa"/>
          </w:tcPr>
          <w:p w14:paraId="79AFAD79" w14:textId="59D528BA" w:rsidR="00D77512" w:rsidRPr="00205103" w:rsidRDefault="00D77512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 xml:space="preserve">T3: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Quick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Sort</w:t>
            </w:r>
            <w:proofErr w:type="spellEnd"/>
          </w:p>
        </w:tc>
        <w:tc>
          <w:tcPr>
            <w:tcW w:w="1450" w:type="dxa"/>
          </w:tcPr>
          <w:p w14:paraId="639EEEF2" w14:textId="77777777" w:rsidR="00D77512" w:rsidRDefault="00D77512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1454" w:type="dxa"/>
          </w:tcPr>
          <w:p w14:paraId="63419AA5" w14:textId="77777777" w:rsidR="00D77512" w:rsidRDefault="00D77512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1450" w:type="dxa"/>
          </w:tcPr>
          <w:p w14:paraId="66D698E3" w14:textId="435771E4" w:rsidR="00D77512" w:rsidRDefault="00CD5937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  <w:t>Ver implementação</w:t>
            </w:r>
          </w:p>
        </w:tc>
        <w:tc>
          <w:tcPr>
            <w:tcW w:w="1450" w:type="dxa"/>
          </w:tcPr>
          <w:p w14:paraId="51B41A59" w14:textId="00FF4D73" w:rsidR="00D77512" w:rsidRDefault="00CD5937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  <w:t>implementação</w:t>
            </w:r>
          </w:p>
        </w:tc>
        <w:tc>
          <w:tcPr>
            <w:tcW w:w="236" w:type="dxa"/>
          </w:tcPr>
          <w:p w14:paraId="0563B907" w14:textId="77777777" w:rsidR="00D77512" w:rsidRDefault="00D77512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1187" w:type="dxa"/>
          </w:tcPr>
          <w:p w14:paraId="2DDF240B" w14:textId="77777777" w:rsidR="00D77512" w:rsidRDefault="00D77512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</w:pPr>
          </w:p>
        </w:tc>
      </w:tr>
      <w:tr w:rsidR="00CD5937" w14:paraId="0CC91454" w14:textId="64768EF6" w:rsidTr="00CD5937">
        <w:tc>
          <w:tcPr>
            <w:tcW w:w="1063" w:type="dxa"/>
          </w:tcPr>
          <w:p w14:paraId="5C818612" w14:textId="605C18E9" w:rsidR="00D77512" w:rsidRPr="00205103" w:rsidRDefault="00D77512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205103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Finalização Relatório</w:t>
            </w:r>
          </w:p>
        </w:tc>
        <w:tc>
          <w:tcPr>
            <w:tcW w:w="1450" w:type="dxa"/>
          </w:tcPr>
          <w:p w14:paraId="7001544D" w14:textId="368EAA68" w:rsidR="00D77512" w:rsidRDefault="00CD5937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  <w:t>Iniciar</w:t>
            </w:r>
          </w:p>
        </w:tc>
        <w:tc>
          <w:tcPr>
            <w:tcW w:w="1454" w:type="dxa"/>
          </w:tcPr>
          <w:p w14:paraId="7E0C0029" w14:textId="77777777" w:rsidR="00D77512" w:rsidRDefault="00D77512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1450" w:type="dxa"/>
          </w:tcPr>
          <w:p w14:paraId="2D6F1E34" w14:textId="77777777" w:rsidR="00D77512" w:rsidRDefault="00D77512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1450" w:type="dxa"/>
          </w:tcPr>
          <w:p w14:paraId="1AE68DBB" w14:textId="77777777" w:rsidR="00D77512" w:rsidRDefault="00D77512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236" w:type="dxa"/>
          </w:tcPr>
          <w:p w14:paraId="19D7F46F" w14:textId="36E0C2E1" w:rsidR="00D77512" w:rsidRDefault="00CD5937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  <w:t>Finalização</w:t>
            </w:r>
          </w:p>
        </w:tc>
        <w:tc>
          <w:tcPr>
            <w:tcW w:w="1187" w:type="dxa"/>
          </w:tcPr>
          <w:p w14:paraId="335772D2" w14:textId="77777777" w:rsidR="00D77512" w:rsidRDefault="00D77512" w:rsidP="00F150E2">
            <w:pPr>
              <w:pStyle w:val="Standard"/>
              <w:spacing w:after="0" w:line="360" w:lineRule="auto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t-PT"/>
              </w:rPr>
            </w:pPr>
          </w:p>
        </w:tc>
      </w:tr>
    </w:tbl>
    <w:p w14:paraId="40BD1905" w14:textId="77777777" w:rsidR="00F150E2" w:rsidRDefault="00F150E2" w:rsidP="007C3AE7">
      <w:pPr>
        <w:pStyle w:val="Standard"/>
        <w:spacing w:after="0" w:line="360" w:lineRule="auto"/>
        <w:jc w:val="left"/>
        <w:rPr>
          <w:rFonts w:asciiTheme="minorHAnsi" w:hAnsiTheme="minorHAnsi" w:cstheme="minorHAnsi"/>
          <w:b/>
          <w:bCs/>
          <w:sz w:val="20"/>
          <w:szCs w:val="20"/>
          <w:lang w:val="pt-PT"/>
        </w:rPr>
      </w:pPr>
    </w:p>
    <w:p w14:paraId="0A7537CF" w14:textId="77777777" w:rsidR="00F150E2" w:rsidDel="00CD5937" w:rsidRDefault="00F150E2" w:rsidP="007C3AE7">
      <w:pPr>
        <w:pStyle w:val="Standard"/>
        <w:spacing w:after="0" w:line="360" w:lineRule="auto"/>
        <w:jc w:val="left"/>
        <w:rPr>
          <w:del w:id="1" w:author="Francisco Carvalho Gouveia" w:date="2025-05-10T14:42:00Z" w16du:dateUtc="2025-05-10T13:42:00Z"/>
          <w:rFonts w:asciiTheme="minorHAnsi" w:hAnsiTheme="minorHAnsi" w:cstheme="minorHAnsi"/>
          <w:b/>
          <w:bCs/>
          <w:sz w:val="20"/>
          <w:szCs w:val="20"/>
          <w:lang w:val="pt-PT"/>
        </w:rPr>
      </w:pPr>
    </w:p>
    <w:p w14:paraId="433D6004" w14:textId="7CB5561B" w:rsidR="00F150E2" w:rsidDel="00D11FF7" w:rsidRDefault="00CD5937" w:rsidP="007C3AE7">
      <w:pPr>
        <w:pStyle w:val="Standard"/>
        <w:spacing w:after="0" w:line="360" w:lineRule="auto"/>
        <w:jc w:val="left"/>
        <w:rPr>
          <w:del w:id="2" w:author="Francisco Carvalho Gouveia" w:date="2025-05-10T16:08:00Z" w16du:dateUtc="2025-05-10T15:08:00Z"/>
          <w:rFonts w:asciiTheme="minorHAnsi" w:hAnsiTheme="minorHAnsi" w:cstheme="minorHAnsi"/>
          <w:b/>
          <w:bCs/>
          <w:sz w:val="20"/>
          <w:szCs w:val="20"/>
          <w:lang w:val="pt-PT"/>
        </w:rPr>
      </w:pPr>
      <w:r>
        <w:rPr>
          <w:rFonts w:asciiTheme="minorHAnsi" w:hAnsiTheme="minorHAnsi" w:cstheme="minorHAnsi"/>
          <w:b/>
          <w:bCs/>
          <w:sz w:val="20"/>
          <w:szCs w:val="20"/>
          <w:lang w:val="pt-PT"/>
        </w:rPr>
        <w:t>2</w:t>
      </w:r>
      <w:r w:rsidR="00F150E2">
        <w:rPr>
          <w:rFonts w:asciiTheme="minorHAnsi" w:hAnsiTheme="minorHAnsi" w:cstheme="minorHAnsi"/>
          <w:b/>
          <w:bCs/>
          <w:sz w:val="20"/>
          <w:szCs w:val="20"/>
          <w:lang w:val="pt-PT"/>
        </w:rPr>
        <w:t xml:space="preserve">. Recolha de Resultados </w:t>
      </w:r>
      <w:proofErr w:type="gramStart"/>
      <w:r w:rsidR="00F150E2">
        <w:rPr>
          <w:rFonts w:asciiTheme="minorHAnsi" w:hAnsiTheme="minorHAnsi" w:cstheme="minorHAnsi"/>
          <w:b/>
          <w:bCs/>
          <w:sz w:val="20"/>
          <w:szCs w:val="20"/>
          <w:lang w:val="pt-PT"/>
        </w:rPr>
        <w:t xml:space="preserve">   </w:t>
      </w:r>
      <w:r w:rsidR="00F150E2" w:rsidRPr="00F150E2">
        <w:rPr>
          <w:rFonts w:asciiTheme="minorHAnsi" w:hAnsiTheme="minorHAnsi" w:cstheme="minorHAnsi"/>
          <w:i/>
          <w:iCs/>
          <w:sz w:val="18"/>
          <w:szCs w:val="18"/>
          <w:lang w:val="pt-PT"/>
        </w:rPr>
        <w:t>(</w:t>
      </w:r>
      <w:proofErr w:type="gramEnd"/>
      <w:r w:rsidR="00F150E2" w:rsidRPr="00F150E2">
        <w:rPr>
          <w:rFonts w:asciiTheme="minorHAnsi" w:hAnsiTheme="minorHAnsi" w:cstheme="minorHAnsi"/>
          <w:i/>
          <w:iCs/>
          <w:sz w:val="18"/>
          <w:szCs w:val="18"/>
          <w:lang w:val="pt-PT"/>
        </w:rPr>
        <w:t>tabelas)</w:t>
      </w:r>
    </w:p>
    <w:p w14:paraId="4E5D73F1" w14:textId="77777777" w:rsidR="00F150E2" w:rsidRDefault="00F150E2" w:rsidP="007C3AE7">
      <w:pPr>
        <w:pStyle w:val="Standard"/>
        <w:spacing w:after="0" w:line="360" w:lineRule="auto"/>
        <w:jc w:val="left"/>
        <w:rPr>
          <w:rFonts w:asciiTheme="minorHAnsi" w:hAnsiTheme="minorHAnsi" w:cstheme="minorHAnsi"/>
          <w:b/>
          <w:bCs/>
          <w:sz w:val="20"/>
          <w:szCs w:val="20"/>
          <w:lang w:val="pt-PT"/>
        </w:rPr>
      </w:pPr>
    </w:p>
    <w:p w14:paraId="3BDBAD4B" w14:textId="28FF99F8" w:rsidR="00F150E2" w:rsidRPr="00F150E2" w:rsidRDefault="00D11FF7" w:rsidP="00DC36EB">
      <w:pPr>
        <w:pStyle w:val="Standard"/>
        <w:spacing w:after="0" w:line="360" w:lineRule="auto"/>
        <w:jc w:val="center"/>
        <w:rPr>
          <w:rFonts w:asciiTheme="minorHAnsi" w:hAnsiTheme="minorHAnsi" w:cstheme="minorHAnsi"/>
          <w:i/>
          <w:iCs/>
          <w:sz w:val="18"/>
          <w:szCs w:val="18"/>
          <w:lang w:val="pt-PT"/>
        </w:rPr>
      </w:pPr>
      <w:r w:rsidRPr="00D11FF7">
        <w:rPr>
          <w:rFonts w:asciiTheme="minorHAnsi" w:hAnsiTheme="minorHAnsi" w:cstheme="minorHAnsi"/>
          <w:b/>
          <w:bCs/>
          <w:sz w:val="20"/>
          <w:szCs w:val="20"/>
          <w:lang w:val="pt-PT"/>
        </w:rPr>
        <w:lastRenderedPageBreak/>
        <w:drawing>
          <wp:inline distT="0" distB="0" distL="0" distR="0" wp14:anchorId="72AB69BE" wp14:editId="4E3F8E51">
            <wp:extent cx="6166485" cy="1531620"/>
            <wp:effectExtent l="0" t="0" r="5715" b="0"/>
            <wp:docPr id="1443251516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51516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0827" cy="153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26E2" w14:textId="77777777" w:rsidR="00F150E2" w:rsidRDefault="00F150E2" w:rsidP="007C3AE7">
      <w:pPr>
        <w:pStyle w:val="Standard"/>
        <w:spacing w:after="0" w:line="360" w:lineRule="auto"/>
        <w:jc w:val="left"/>
        <w:rPr>
          <w:rFonts w:asciiTheme="minorHAnsi" w:hAnsiTheme="minorHAnsi" w:cstheme="minorHAnsi"/>
          <w:b/>
          <w:bCs/>
          <w:sz w:val="20"/>
          <w:szCs w:val="20"/>
          <w:lang w:val="pt-PT"/>
        </w:rPr>
      </w:pPr>
    </w:p>
    <w:p w14:paraId="648CDB96" w14:textId="77777777" w:rsidR="00F150E2" w:rsidRDefault="00F150E2" w:rsidP="007C3AE7">
      <w:pPr>
        <w:pStyle w:val="Standard"/>
        <w:spacing w:after="0" w:line="360" w:lineRule="auto"/>
        <w:jc w:val="left"/>
        <w:rPr>
          <w:rFonts w:asciiTheme="minorHAnsi" w:hAnsiTheme="minorHAnsi" w:cstheme="minorHAnsi"/>
          <w:b/>
          <w:bCs/>
          <w:sz w:val="20"/>
          <w:szCs w:val="20"/>
          <w:lang w:val="pt-PT"/>
        </w:rPr>
      </w:pPr>
    </w:p>
    <w:p w14:paraId="06705808" w14:textId="2BF977E4" w:rsidR="00F150E2" w:rsidRDefault="00F150E2" w:rsidP="007C3AE7">
      <w:pPr>
        <w:pStyle w:val="Standard"/>
        <w:spacing w:after="0" w:line="360" w:lineRule="auto"/>
        <w:jc w:val="left"/>
        <w:rPr>
          <w:ins w:id="3" w:author="Francisco Carvalho Gouveia" w:date="2025-05-10T15:50:00Z" w16du:dateUtc="2025-05-10T14:50:00Z"/>
          <w:rFonts w:asciiTheme="minorHAnsi" w:hAnsiTheme="minorHAnsi" w:cstheme="minorHAnsi"/>
          <w:i/>
          <w:iCs/>
          <w:sz w:val="18"/>
          <w:szCs w:val="18"/>
          <w:lang w:val="pt-PT"/>
        </w:rPr>
      </w:pPr>
      <w:r>
        <w:rPr>
          <w:rFonts w:asciiTheme="minorHAnsi" w:hAnsiTheme="minorHAnsi" w:cstheme="minorHAnsi"/>
          <w:b/>
          <w:bCs/>
          <w:sz w:val="20"/>
          <w:szCs w:val="20"/>
          <w:lang w:val="pt-PT"/>
        </w:rPr>
        <w:t xml:space="preserve">3. Visualização de Resultados </w:t>
      </w:r>
      <w:proofErr w:type="gramStart"/>
      <w:r>
        <w:rPr>
          <w:rFonts w:asciiTheme="minorHAnsi" w:hAnsiTheme="minorHAnsi" w:cstheme="minorHAnsi"/>
          <w:b/>
          <w:bCs/>
          <w:sz w:val="20"/>
          <w:szCs w:val="20"/>
          <w:lang w:val="pt-PT"/>
        </w:rPr>
        <w:t xml:space="preserve">   </w:t>
      </w:r>
      <w:r w:rsidRPr="00F150E2">
        <w:rPr>
          <w:rFonts w:asciiTheme="minorHAnsi" w:hAnsiTheme="minorHAnsi" w:cstheme="minorHAnsi"/>
          <w:i/>
          <w:iCs/>
          <w:sz w:val="18"/>
          <w:szCs w:val="18"/>
          <w:lang w:val="pt-PT"/>
        </w:rPr>
        <w:t>(</w:t>
      </w:r>
      <w:proofErr w:type="gramEnd"/>
      <w:r w:rsidRPr="00F150E2">
        <w:rPr>
          <w:rFonts w:asciiTheme="minorHAnsi" w:hAnsiTheme="minorHAnsi" w:cstheme="minorHAnsi"/>
          <w:i/>
          <w:iCs/>
          <w:sz w:val="18"/>
          <w:szCs w:val="18"/>
          <w:lang w:val="pt-PT"/>
        </w:rPr>
        <w:t>gráficos)</w:t>
      </w:r>
    </w:p>
    <w:p w14:paraId="7019B0FC" w14:textId="77777777" w:rsidR="00944302" w:rsidRDefault="00944302" w:rsidP="007C3AE7">
      <w:pPr>
        <w:pStyle w:val="Standard"/>
        <w:spacing w:after="0" w:line="360" w:lineRule="auto"/>
        <w:jc w:val="left"/>
        <w:rPr>
          <w:ins w:id="4" w:author="Francisco Carvalho Gouveia" w:date="2025-05-10T15:50:00Z" w16du:dateUtc="2025-05-10T14:50:00Z"/>
          <w:rFonts w:asciiTheme="minorHAnsi" w:hAnsiTheme="minorHAnsi" w:cstheme="minorHAnsi"/>
          <w:i/>
          <w:iCs/>
          <w:sz w:val="18"/>
          <w:szCs w:val="18"/>
          <w:lang w:val="pt-PT"/>
        </w:rPr>
      </w:pPr>
    </w:p>
    <w:p w14:paraId="04C1A9F4" w14:textId="5B195EC4" w:rsidR="00944302" w:rsidRDefault="00944302" w:rsidP="007C3AE7">
      <w:pPr>
        <w:pStyle w:val="Standard"/>
        <w:spacing w:after="0" w:line="360" w:lineRule="auto"/>
        <w:jc w:val="left"/>
        <w:rPr>
          <w:rFonts w:asciiTheme="minorHAnsi" w:hAnsiTheme="minorHAnsi" w:cstheme="minorHAnsi"/>
          <w:b/>
          <w:bCs/>
          <w:sz w:val="20"/>
          <w:szCs w:val="20"/>
          <w:lang w:val="pt-PT"/>
        </w:rPr>
      </w:pPr>
      <w:r>
        <w:rPr>
          <w:rFonts w:asciiTheme="minorHAnsi" w:hAnsiTheme="minorHAnsi" w:cstheme="minorHAnsi"/>
          <w:b/>
          <w:bCs/>
          <w:noProof/>
          <w:sz w:val="20"/>
          <w:szCs w:val="20"/>
          <w:lang w:val="pt-PT"/>
        </w:rPr>
        <w:drawing>
          <wp:inline distT="0" distB="0" distL="0" distR="0" wp14:anchorId="5E327D0D" wp14:editId="5D1984BF">
            <wp:extent cx="5257800" cy="3063240"/>
            <wp:effectExtent l="0" t="0" r="0" b="3810"/>
            <wp:docPr id="25669529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71ACE" w14:textId="77777777" w:rsidR="00F150E2" w:rsidRDefault="00F150E2" w:rsidP="007C3AE7">
      <w:pPr>
        <w:pStyle w:val="Standard"/>
        <w:spacing w:after="0" w:line="360" w:lineRule="auto"/>
        <w:jc w:val="left"/>
        <w:rPr>
          <w:rFonts w:asciiTheme="minorHAnsi" w:hAnsiTheme="minorHAnsi" w:cstheme="minorHAnsi"/>
          <w:b/>
          <w:bCs/>
          <w:sz w:val="20"/>
          <w:szCs w:val="20"/>
          <w:lang w:val="pt-PT"/>
        </w:rPr>
      </w:pPr>
    </w:p>
    <w:p w14:paraId="181A99C3" w14:textId="11EAFD94" w:rsidR="00F150E2" w:rsidRDefault="00944302" w:rsidP="007C3AE7">
      <w:pPr>
        <w:pStyle w:val="Standard"/>
        <w:spacing w:after="0" w:line="360" w:lineRule="auto"/>
        <w:jc w:val="left"/>
        <w:rPr>
          <w:rFonts w:asciiTheme="minorHAnsi" w:hAnsiTheme="minorHAnsi" w:cstheme="minorHAnsi"/>
          <w:b/>
          <w:bCs/>
          <w:sz w:val="20"/>
          <w:szCs w:val="20"/>
          <w:lang w:val="pt-PT"/>
        </w:rPr>
      </w:pPr>
      <w:r>
        <w:rPr>
          <w:rFonts w:asciiTheme="minorHAnsi" w:hAnsiTheme="minorHAnsi" w:cstheme="minorHAnsi"/>
          <w:b/>
          <w:bCs/>
          <w:noProof/>
          <w:sz w:val="20"/>
          <w:szCs w:val="20"/>
          <w:lang w:val="pt-PT"/>
        </w:rPr>
        <w:lastRenderedPageBreak/>
        <w:drawing>
          <wp:inline distT="0" distB="0" distL="0" distR="0" wp14:anchorId="4C1A0E87" wp14:editId="47B74463">
            <wp:extent cx="5270500" cy="3069381"/>
            <wp:effectExtent l="0" t="0" r="6350" b="0"/>
            <wp:docPr id="1464002708" name="Imagem 4" descr="Uma imagem com texto, file, Gráfico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02708" name="Imagem 4" descr="Uma imagem com texto, file, Gráfico, captura de ecrã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69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  <w:noProof/>
          <w:sz w:val="20"/>
          <w:szCs w:val="20"/>
          <w:lang w:val="pt-PT"/>
        </w:rPr>
        <w:drawing>
          <wp:inline distT="0" distB="0" distL="0" distR="0" wp14:anchorId="3B9724AC" wp14:editId="7B449A93">
            <wp:extent cx="5257800" cy="3063240"/>
            <wp:effectExtent l="0" t="0" r="0" b="3810"/>
            <wp:docPr id="77506058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49E41" w14:textId="4CB8B59B" w:rsidR="00F150E2" w:rsidRDefault="00F150E2" w:rsidP="007C3AE7">
      <w:pPr>
        <w:pStyle w:val="Standard"/>
        <w:spacing w:after="0" w:line="360" w:lineRule="auto"/>
        <w:jc w:val="left"/>
        <w:rPr>
          <w:rFonts w:asciiTheme="minorHAnsi" w:hAnsiTheme="minorHAnsi" w:cstheme="minorHAnsi"/>
          <w:i/>
          <w:iCs/>
          <w:sz w:val="18"/>
          <w:szCs w:val="18"/>
          <w:lang w:val="pt-PT"/>
        </w:rPr>
      </w:pPr>
      <w:r>
        <w:rPr>
          <w:rFonts w:asciiTheme="minorHAnsi" w:hAnsiTheme="minorHAnsi" w:cstheme="minorHAnsi"/>
          <w:b/>
          <w:bCs/>
          <w:sz w:val="20"/>
          <w:szCs w:val="20"/>
          <w:lang w:val="pt-PT"/>
        </w:rPr>
        <w:t xml:space="preserve">4. Conclusões   </w:t>
      </w:r>
      <w:proofErr w:type="gramStart"/>
      <w:r>
        <w:rPr>
          <w:rFonts w:asciiTheme="minorHAnsi" w:hAnsiTheme="minorHAnsi" w:cstheme="minorHAnsi"/>
          <w:b/>
          <w:bCs/>
          <w:sz w:val="20"/>
          <w:szCs w:val="20"/>
          <w:lang w:val="pt-PT"/>
        </w:rPr>
        <w:t xml:space="preserve">  </w:t>
      </w:r>
      <w:r w:rsidRPr="00F150E2">
        <w:rPr>
          <w:rFonts w:asciiTheme="minorHAnsi" w:hAnsiTheme="minorHAnsi" w:cstheme="minorHAnsi"/>
          <w:i/>
          <w:iCs/>
          <w:sz w:val="18"/>
          <w:szCs w:val="18"/>
          <w:lang w:val="pt-PT"/>
        </w:rPr>
        <w:t xml:space="preserve"> (</w:t>
      </w:r>
      <w:proofErr w:type="gramEnd"/>
      <w:r w:rsidRPr="00F150E2">
        <w:rPr>
          <w:rFonts w:asciiTheme="minorHAnsi" w:hAnsiTheme="minorHAnsi" w:cstheme="minorHAnsi"/>
          <w:i/>
          <w:iCs/>
          <w:sz w:val="18"/>
          <w:szCs w:val="18"/>
          <w:lang w:val="pt-PT"/>
        </w:rPr>
        <w:t xml:space="preserve">as linhas </w:t>
      </w:r>
      <w:r w:rsidR="00B9772D">
        <w:rPr>
          <w:rFonts w:asciiTheme="minorHAnsi" w:hAnsiTheme="minorHAnsi" w:cstheme="minorHAnsi"/>
          <w:i/>
          <w:iCs/>
          <w:sz w:val="18"/>
          <w:szCs w:val="18"/>
          <w:lang w:val="pt-PT"/>
        </w:rPr>
        <w:t>no template</w:t>
      </w:r>
      <w:r w:rsidRPr="00F150E2">
        <w:rPr>
          <w:rFonts w:asciiTheme="minorHAnsi" w:hAnsiTheme="minorHAnsi" w:cstheme="minorHAnsi"/>
          <w:i/>
          <w:iCs/>
          <w:sz w:val="18"/>
          <w:szCs w:val="18"/>
          <w:lang w:val="pt-PT"/>
        </w:rPr>
        <w:t xml:space="preserve"> representam a extensão </w:t>
      </w:r>
      <w:r w:rsidRPr="00205103">
        <w:rPr>
          <w:rFonts w:asciiTheme="minorHAnsi" w:hAnsiTheme="minorHAnsi" w:cstheme="minorHAnsi"/>
          <w:i/>
          <w:iCs/>
          <w:sz w:val="18"/>
          <w:szCs w:val="18"/>
          <w:u w:val="single"/>
          <w:lang w:val="pt-PT"/>
        </w:rPr>
        <w:t>máxima</w:t>
      </w:r>
      <w:r w:rsidRPr="00F150E2">
        <w:rPr>
          <w:rFonts w:asciiTheme="minorHAnsi" w:hAnsiTheme="minorHAnsi" w:cstheme="minorHAnsi"/>
          <w:i/>
          <w:iCs/>
          <w:sz w:val="18"/>
          <w:szCs w:val="18"/>
          <w:lang w:val="pt-PT"/>
        </w:rPr>
        <w:t xml:space="preserve"> de texto manuscrito) </w:t>
      </w:r>
    </w:p>
    <w:p w14:paraId="1D31233C" w14:textId="77777777" w:rsidR="00F150E2" w:rsidRPr="00F150E2" w:rsidRDefault="00F150E2" w:rsidP="007C3AE7">
      <w:pPr>
        <w:pStyle w:val="Standard"/>
        <w:spacing w:after="0" w:line="360" w:lineRule="auto"/>
        <w:jc w:val="left"/>
        <w:rPr>
          <w:rFonts w:asciiTheme="minorHAnsi" w:hAnsiTheme="minorHAnsi" w:cstheme="minorHAnsi"/>
          <w:i/>
          <w:iCs/>
          <w:sz w:val="18"/>
          <w:szCs w:val="18"/>
          <w:lang w:val="pt-PT"/>
        </w:rPr>
      </w:pPr>
    </w:p>
    <w:p w14:paraId="77EAC41D" w14:textId="353A7C27" w:rsidR="00F150E2" w:rsidRDefault="00F150E2" w:rsidP="007C3AE7">
      <w:pPr>
        <w:pStyle w:val="Standard"/>
        <w:spacing w:after="0" w:line="360" w:lineRule="auto"/>
        <w:jc w:val="left"/>
        <w:rPr>
          <w:rFonts w:asciiTheme="minorHAnsi" w:hAnsiTheme="minorHAnsi" w:cstheme="minorHAnsi"/>
          <w:b/>
          <w:bCs/>
          <w:sz w:val="20"/>
          <w:szCs w:val="20"/>
          <w:lang w:val="pt-PT"/>
        </w:rPr>
      </w:pPr>
      <w:r>
        <w:rPr>
          <w:rFonts w:asciiTheme="minorHAnsi" w:hAnsiTheme="minorHAnsi" w:cstheme="minorHAnsi"/>
          <w:b/>
          <w:bCs/>
          <w:sz w:val="20"/>
          <w:szCs w:val="20"/>
          <w:lang w:val="pt-PT"/>
        </w:rPr>
        <w:t>4.1 Tarefa 1</w:t>
      </w:r>
    </w:p>
    <w:p w14:paraId="325C742D" w14:textId="00F5F4DD" w:rsidR="00F150E2" w:rsidRDefault="00DC36EB" w:rsidP="007C3AE7">
      <w:pPr>
        <w:pStyle w:val="Standard"/>
        <w:spacing w:after="0" w:line="360" w:lineRule="auto"/>
        <w:jc w:val="left"/>
        <w:rPr>
          <w:rFonts w:asciiTheme="minorHAnsi" w:hAnsiTheme="minorHAnsi" w:cstheme="minorHAnsi"/>
          <w:b/>
          <w:bCs/>
          <w:sz w:val="20"/>
          <w:szCs w:val="20"/>
          <w:lang w:val="pt-PT"/>
        </w:rPr>
      </w:pPr>
      <w:r>
        <w:rPr>
          <w:rFonts w:asciiTheme="minorHAnsi" w:hAnsiTheme="minorHAnsi" w:cstheme="minorHAnsi"/>
          <w:b/>
          <w:bCs/>
          <w:noProof/>
          <w:sz w:val="20"/>
          <w:szCs w:val="20"/>
          <w:lang w:val="pt-PT"/>
        </w:rPr>
        <w:lastRenderedPageBreak/>
        <w:drawing>
          <wp:inline distT="0" distB="0" distL="0" distR="0" wp14:anchorId="4582C225" wp14:editId="408D6262">
            <wp:extent cx="5265420" cy="6576060"/>
            <wp:effectExtent l="0" t="7620" r="3810" b="3810"/>
            <wp:docPr id="210919934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265420" cy="657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EA399" w14:textId="1EA1A726" w:rsidR="00F150E2" w:rsidRDefault="00F150E2" w:rsidP="00F150E2">
      <w:pPr>
        <w:pStyle w:val="Standard"/>
        <w:spacing w:after="0" w:line="360" w:lineRule="auto"/>
        <w:jc w:val="left"/>
        <w:rPr>
          <w:rFonts w:asciiTheme="minorHAnsi" w:hAnsiTheme="minorHAnsi" w:cstheme="minorHAnsi"/>
          <w:b/>
          <w:bCs/>
          <w:sz w:val="20"/>
          <w:szCs w:val="20"/>
          <w:lang w:val="pt-PT"/>
        </w:rPr>
      </w:pPr>
      <w:r>
        <w:rPr>
          <w:rFonts w:asciiTheme="minorHAnsi" w:hAnsiTheme="minorHAnsi" w:cstheme="minorHAnsi"/>
          <w:b/>
          <w:bCs/>
          <w:sz w:val="20"/>
          <w:szCs w:val="20"/>
          <w:lang w:val="pt-PT"/>
        </w:rPr>
        <w:t>4.2 Tarefa 2</w:t>
      </w:r>
    </w:p>
    <w:p w14:paraId="5356F8F3" w14:textId="2A63ABE2" w:rsidR="00F150E2" w:rsidRDefault="001D0462" w:rsidP="00F150E2">
      <w:pPr>
        <w:pStyle w:val="Standard"/>
        <w:spacing w:after="0" w:line="360" w:lineRule="auto"/>
        <w:jc w:val="left"/>
        <w:rPr>
          <w:rFonts w:asciiTheme="minorHAnsi" w:hAnsiTheme="minorHAnsi" w:cstheme="minorHAnsi"/>
          <w:b/>
          <w:bCs/>
          <w:sz w:val="20"/>
          <w:szCs w:val="20"/>
          <w:lang w:val="pt-PT"/>
        </w:rPr>
      </w:pPr>
      <w:r>
        <w:rPr>
          <w:rFonts w:ascii="Book Antiqua" w:hAnsi="Book Antiqua" w:cs="Times New Roman"/>
          <w:noProof/>
          <w:kern w:val="0"/>
          <w:sz w:val="20"/>
          <w:lang w:val="pt-PT" w:eastAsia="en-US"/>
        </w:rPr>
        <w:lastRenderedPageBreak/>
        <w:drawing>
          <wp:inline distT="0" distB="0" distL="0" distR="0" wp14:anchorId="67FF77F0" wp14:editId="1C0BF291">
            <wp:extent cx="4230052" cy="7780020"/>
            <wp:effectExtent l="0" t="3492" r="0" b="0"/>
            <wp:docPr id="202656323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233644" cy="7786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97059" w14:textId="2D79639C" w:rsidR="00F150E2" w:rsidRDefault="00F150E2" w:rsidP="00F150E2">
      <w:pPr>
        <w:pStyle w:val="Standard"/>
        <w:spacing w:after="0" w:line="360" w:lineRule="auto"/>
        <w:jc w:val="left"/>
        <w:rPr>
          <w:rFonts w:asciiTheme="minorHAnsi" w:hAnsiTheme="minorHAnsi" w:cstheme="minorHAnsi"/>
          <w:b/>
          <w:bCs/>
          <w:sz w:val="20"/>
          <w:szCs w:val="20"/>
          <w:lang w:val="pt-PT"/>
        </w:rPr>
      </w:pPr>
      <w:r>
        <w:rPr>
          <w:rFonts w:asciiTheme="minorHAnsi" w:hAnsiTheme="minorHAnsi" w:cstheme="minorHAnsi"/>
          <w:b/>
          <w:bCs/>
          <w:sz w:val="20"/>
          <w:szCs w:val="20"/>
          <w:lang w:val="pt-PT"/>
        </w:rPr>
        <w:t>4.3 Tarefa 3</w:t>
      </w:r>
    </w:p>
    <w:p w14:paraId="7B77D9A6" w14:textId="027D6965" w:rsidR="00F150E2" w:rsidRDefault="001D0462" w:rsidP="00F150E2">
      <w:pPr>
        <w:pStyle w:val="Standard"/>
        <w:spacing w:after="0" w:line="360" w:lineRule="auto"/>
        <w:jc w:val="left"/>
        <w:rPr>
          <w:rFonts w:asciiTheme="minorHAnsi" w:hAnsiTheme="minorHAnsi" w:cstheme="minorHAnsi"/>
          <w:b/>
          <w:bCs/>
          <w:sz w:val="20"/>
          <w:szCs w:val="20"/>
          <w:lang w:val="pt-PT"/>
        </w:rPr>
      </w:pPr>
      <w:r>
        <w:rPr>
          <w:rFonts w:ascii="Book Antiqua" w:hAnsi="Book Antiqua" w:cs="Times New Roman"/>
          <w:noProof/>
          <w:kern w:val="0"/>
          <w:sz w:val="20"/>
          <w:lang w:val="pt-PT" w:eastAsia="en-US"/>
        </w:rPr>
        <w:drawing>
          <wp:inline distT="0" distB="0" distL="0" distR="0" wp14:anchorId="1157BE80" wp14:editId="37F66495">
            <wp:extent cx="5265420" cy="2453640"/>
            <wp:effectExtent l="0" t="0" r="0" b="3810"/>
            <wp:docPr id="989266257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FDB7A" w14:textId="77777777" w:rsidR="00BD32E8" w:rsidRDefault="00BD32E8" w:rsidP="007C3AE7">
      <w:pPr>
        <w:pStyle w:val="Standard"/>
        <w:spacing w:after="0" w:line="360" w:lineRule="auto"/>
        <w:jc w:val="left"/>
        <w:rPr>
          <w:rFonts w:asciiTheme="minorHAnsi" w:hAnsiTheme="minorHAnsi" w:cstheme="minorHAnsi"/>
          <w:b/>
          <w:bCs/>
          <w:sz w:val="20"/>
          <w:szCs w:val="20"/>
          <w:lang w:val="pt-PT"/>
        </w:rPr>
      </w:pPr>
    </w:p>
    <w:p w14:paraId="3B16D875" w14:textId="021081CA" w:rsidR="00F150E2" w:rsidRDefault="00F150E2" w:rsidP="007C3AE7">
      <w:pPr>
        <w:pStyle w:val="Standard"/>
        <w:spacing w:after="0" w:line="360" w:lineRule="auto"/>
        <w:jc w:val="left"/>
        <w:rPr>
          <w:rFonts w:asciiTheme="minorHAnsi" w:hAnsiTheme="minorHAnsi" w:cstheme="minorHAnsi"/>
          <w:b/>
          <w:bCs/>
          <w:sz w:val="20"/>
          <w:szCs w:val="20"/>
          <w:lang w:val="pt-PT"/>
        </w:rPr>
      </w:pPr>
      <w:r>
        <w:rPr>
          <w:rFonts w:asciiTheme="minorHAnsi" w:hAnsiTheme="minorHAnsi" w:cstheme="minorHAnsi"/>
          <w:b/>
          <w:bCs/>
          <w:sz w:val="20"/>
          <w:szCs w:val="20"/>
          <w:lang w:val="pt-PT"/>
        </w:rPr>
        <w:t>Anexo B - Código de Autor</w:t>
      </w:r>
    </w:p>
    <w:p w14:paraId="3EDA69D8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proofErr w:type="gramStart"/>
      <w:r w:rsidRPr="00DC36EB">
        <w:rPr>
          <w:rFonts w:asciiTheme="minorHAnsi" w:hAnsiTheme="minorHAnsi" w:cstheme="minorHAnsi"/>
          <w:sz w:val="20"/>
          <w:szCs w:val="20"/>
        </w:rPr>
        <w:t>#include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 &lt;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stdio.h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&gt;</w:t>
      </w:r>
    </w:p>
    <w:p w14:paraId="5C1B4B66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#include &lt;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stdlib.h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&gt; //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Necessário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para malloc e free</w:t>
      </w:r>
    </w:p>
    <w:p w14:paraId="1E287048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proofErr w:type="gramStart"/>
      <w:r w:rsidRPr="00DC36EB">
        <w:rPr>
          <w:rFonts w:asciiTheme="minorHAnsi" w:hAnsiTheme="minorHAnsi" w:cstheme="minorHAnsi"/>
          <w:sz w:val="20"/>
          <w:szCs w:val="20"/>
        </w:rPr>
        <w:t>#include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 &lt;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time.h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&gt;</w:t>
      </w:r>
    </w:p>
    <w:p w14:paraId="10684709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0B79E5AF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#include "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keys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.c</w:t>
      </w:r>
      <w:proofErr w:type="spellEnd"/>
      <w:proofErr w:type="gramEnd"/>
      <w:r w:rsidRPr="00DC36EB">
        <w:rPr>
          <w:rFonts w:asciiTheme="minorHAnsi" w:hAnsiTheme="minorHAnsi" w:cstheme="minorHAnsi"/>
          <w:sz w:val="20"/>
          <w:szCs w:val="20"/>
        </w:rPr>
        <w:t>"</w:t>
      </w:r>
    </w:p>
    <w:p w14:paraId="5E6D3401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1E70E481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proofErr w:type="gramStart"/>
      <w:r w:rsidRPr="00DC36EB">
        <w:rPr>
          <w:rFonts w:asciiTheme="minorHAnsi" w:hAnsiTheme="minorHAnsi" w:cstheme="minorHAnsi"/>
          <w:sz w:val="20"/>
          <w:szCs w:val="20"/>
        </w:rPr>
        <w:lastRenderedPageBreak/>
        <w:t>#define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 TIMES 3</w:t>
      </w:r>
    </w:p>
    <w:p w14:paraId="6BFAF00B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14D7C544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void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create_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arrays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int *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arr_A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, int *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arr_B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, int *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arr_C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, int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size){</w:t>
      </w:r>
      <w:proofErr w:type="gramEnd"/>
    </w:p>
    <w:p w14:paraId="34B79181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keys_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A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</w:rPr>
        <w:t>arr_A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, size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0155C680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keys_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B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</w:rPr>
        <w:t>arr_B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, size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52ACDEA9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keys_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C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</w:rPr>
        <w:t>arr_C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, size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4CE6E225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}</w:t>
      </w:r>
    </w:p>
    <w:p w14:paraId="507E8832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213BCF71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void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insertion_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sort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int *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,  int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SIZE){</w:t>
      </w:r>
      <w:proofErr w:type="gramEnd"/>
    </w:p>
    <w:p w14:paraId="0E91DD66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int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temp;</w:t>
      </w:r>
      <w:proofErr w:type="gramEnd"/>
    </w:p>
    <w:p w14:paraId="0CE74024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for(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int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= 1;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&lt; SIZE;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+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+){</w:t>
      </w:r>
      <w:proofErr w:type="gramEnd"/>
    </w:p>
    <w:p w14:paraId="1E944D64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for(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int j =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- 1; j &gt;= 0; j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--){</w:t>
      </w:r>
      <w:proofErr w:type="gramEnd"/>
    </w:p>
    <w:p w14:paraId="3A69C487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if(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j + 1] &lt;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[j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]){</w:t>
      </w:r>
      <w:proofErr w:type="gramEnd"/>
    </w:p>
    <w:p w14:paraId="06A548A9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    temp =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[j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];</w:t>
      </w:r>
      <w:proofErr w:type="gramEnd"/>
    </w:p>
    <w:p w14:paraId="0DE1382A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[j] = 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j + 1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];</w:t>
      </w:r>
      <w:proofErr w:type="gramEnd"/>
    </w:p>
    <w:p w14:paraId="143462A6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    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j + 1] =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temp;</w:t>
      </w:r>
      <w:proofErr w:type="gramEnd"/>
    </w:p>
    <w:p w14:paraId="38B94768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}else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{</w:t>
      </w:r>
    </w:p>
    <w:p w14:paraId="36F53719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   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break;</w:t>
      </w:r>
      <w:proofErr w:type="gramEnd"/>
    </w:p>
    <w:p w14:paraId="784F9D82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        }</w:t>
      </w:r>
    </w:p>
    <w:p w14:paraId="215A85DB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    }</w:t>
      </w:r>
    </w:p>
    <w:p w14:paraId="28CDDF54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}</w:t>
      </w:r>
    </w:p>
    <w:p w14:paraId="7CFD58E7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}</w:t>
      </w:r>
    </w:p>
    <w:p w14:paraId="1E488963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5FCB4AFE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void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max_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heap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int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, int *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, int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SIZE){</w:t>
      </w:r>
      <w:proofErr w:type="gramEnd"/>
    </w:p>
    <w:p w14:paraId="1508DCAD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int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left_child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= 2 *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+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1;</w:t>
      </w:r>
      <w:proofErr w:type="gramEnd"/>
    </w:p>
    <w:p w14:paraId="100689A1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int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right_child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= 2 *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+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2;</w:t>
      </w:r>
      <w:proofErr w:type="gramEnd"/>
    </w:p>
    <w:p w14:paraId="65DAA27A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int largest = 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;</w:t>
      </w:r>
      <w:proofErr w:type="gramEnd"/>
    </w:p>
    <w:p w14:paraId="0F981CFB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599C89EC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if(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</w:rPr>
        <w:t>left_child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&lt; SIZE &amp;&amp;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left_child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] &gt;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[largest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]){</w:t>
      </w:r>
      <w:proofErr w:type="gramEnd"/>
    </w:p>
    <w:p w14:paraId="6563FA2C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largest =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left_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child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;</w:t>
      </w:r>
      <w:proofErr w:type="gramEnd"/>
    </w:p>
    <w:p w14:paraId="47816936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}</w:t>
      </w:r>
    </w:p>
    <w:p w14:paraId="4AAE26CA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if(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</w:rPr>
        <w:t>right_child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&lt; SIZE &amp;&amp;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right_child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] &gt;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[largest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]){</w:t>
      </w:r>
      <w:proofErr w:type="gramEnd"/>
    </w:p>
    <w:p w14:paraId="1612FBFC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largest =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right_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child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;</w:t>
      </w:r>
      <w:proofErr w:type="gramEnd"/>
    </w:p>
    <w:p w14:paraId="7159BBE6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}   </w:t>
      </w:r>
    </w:p>
    <w:p w14:paraId="1A8A6017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if(largest !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= 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){</w:t>
      </w:r>
      <w:proofErr w:type="gramEnd"/>
    </w:p>
    <w:p w14:paraId="49951DCF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lastRenderedPageBreak/>
        <w:t xml:space="preserve">        int temp =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i</w:t>
      </w:r>
      <w:proofErr w:type="spellEnd"/>
      <w:proofErr w:type="gramStart"/>
      <w:r w:rsidRPr="00DC36EB">
        <w:rPr>
          <w:rFonts w:asciiTheme="minorHAnsi" w:hAnsiTheme="minorHAnsi" w:cstheme="minorHAnsi"/>
          <w:sz w:val="20"/>
          <w:szCs w:val="20"/>
        </w:rPr>
        <w:t>];</w:t>
      </w:r>
      <w:proofErr w:type="gramEnd"/>
    </w:p>
    <w:p w14:paraId="78A564AA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] =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[largest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];</w:t>
      </w:r>
      <w:proofErr w:type="gramEnd"/>
    </w:p>
    <w:p w14:paraId="7C13BF1F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[largest] =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temp;</w:t>
      </w:r>
      <w:proofErr w:type="gramEnd"/>
    </w:p>
    <w:p w14:paraId="1C9801B9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max_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heap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largest,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, SIZE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0E86DA9F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}</w:t>
      </w:r>
    </w:p>
    <w:p w14:paraId="667DB304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}</w:t>
      </w:r>
    </w:p>
    <w:p w14:paraId="7F499590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44FBB1D8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void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heap_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sort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int *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, int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SIZE){</w:t>
      </w:r>
      <w:proofErr w:type="gramEnd"/>
    </w:p>
    <w:p w14:paraId="06E2811E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3A80009D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for(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int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= SIZE / 2 - 1;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&gt;= 0;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i</w:t>
      </w:r>
      <w:proofErr w:type="spellEnd"/>
      <w:proofErr w:type="gramStart"/>
      <w:r w:rsidRPr="00DC36EB">
        <w:rPr>
          <w:rFonts w:asciiTheme="minorHAnsi" w:hAnsiTheme="minorHAnsi" w:cstheme="minorHAnsi"/>
          <w:sz w:val="20"/>
          <w:szCs w:val="20"/>
        </w:rPr>
        <w:t>--){</w:t>
      </w:r>
      <w:proofErr w:type="gramEnd"/>
    </w:p>
    <w:p w14:paraId="5BA46106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max_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heap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, SIZE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4C2B02CA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}</w:t>
      </w:r>
    </w:p>
    <w:p w14:paraId="2916D088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6B4AC061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for(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int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= SIZE - 1;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&gt; 0;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i</w:t>
      </w:r>
      <w:proofErr w:type="spellEnd"/>
      <w:proofErr w:type="gramStart"/>
      <w:r w:rsidRPr="00DC36EB">
        <w:rPr>
          <w:rFonts w:asciiTheme="minorHAnsi" w:hAnsiTheme="minorHAnsi" w:cstheme="minorHAnsi"/>
          <w:sz w:val="20"/>
          <w:szCs w:val="20"/>
        </w:rPr>
        <w:t>--){</w:t>
      </w:r>
      <w:proofErr w:type="gramEnd"/>
    </w:p>
    <w:p w14:paraId="2DC33450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int temp = 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0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];</w:t>
      </w:r>
      <w:proofErr w:type="gramEnd"/>
    </w:p>
    <w:p w14:paraId="34BAAA45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0] =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i</w:t>
      </w:r>
      <w:proofErr w:type="spellEnd"/>
      <w:proofErr w:type="gramStart"/>
      <w:r w:rsidRPr="00DC36EB">
        <w:rPr>
          <w:rFonts w:asciiTheme="minorHAnsi" w:hAnsiTheme="minorHAnsi" w:cstheme="minorHAnsi"/>
          <w:sz w:val="20"/>
          <w:szCs w:val="20"/>
        </w:rPr>
        <w:t>];</w:t>
      </w:r>
      <w:proofErr w:type="gramEnd"/>
    </w:p>
    <w:p w14:paraId="7822DE4C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] =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temp;</w:t>
      </w:r>
      <w:proofErr w:type="gramEnd"/>
    </w:p>
    <w:p w14:paraId="6CB70384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max_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heap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0,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i</w:t>
      </w:r>
      <w:proofErr w:type="spellEnd"/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440ECD2C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}</w:t>
      </w:r>
    </w:p>
    <w:p w14:paraId="06E1F252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2519E565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}</w:t>
      </w:r>
    </w:p>
    <w:p w14:paraId="6D82109B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31C3FE00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void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swap(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int *a, int *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b){</w:t>
      </w:r>
      <w:proofErr w:type="gramEnd"/>
    </w:p>
    <w:p w14:paraId="46F40ADC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int temp = *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a;</w:t>
      </w:r>
      <w:proofErr w:type="gramEnd"/>
    </w:p>
    <w:p w14:paraId="1B5170FE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*a = *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b;</w:t>
      </w:r>
      <w:proofErr w:type="gramEnd"/>
    </w:p>
    <w:p w14:paraId="1E68764D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*b =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temp;</w:t>
      </w:r>
      <w:proofErr w:type="gramEnd"/>
    </w:p>
    <w:p w14:paraId="288F1A07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}</w:t>
      </w:r>
    </w:p>
    <w:p w14:paraId="14E63EE9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6008253E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#define QUICK_SORT_CUTOFF 30</w:t>
      </w:r>
    </w:p>
    <w:p w14:paraId="3389A8FF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43250093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void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quick_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sort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int *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, int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size){</w:t>
      </w:r>
      <w:proofErr w:type="gramEnd"/>
    </w:p>
    <w:p w14:paraId="7D93DB3E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if (size &lt;=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1) {</w:t>
      </w:r>
      <w:proofErr w:type="gramEnd"/>
    </w:p>
    <w:p w14:paraId="2C4EE38B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return;</w:t>
      </w:r>
      <w:proofErr w:type="gramEnd"/>
    </w:p>
    <w:p w14:paraId="697C1573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}</w:t>
      </w:r>
    </w:p>
    <w:p w14:paraId="584FC154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06B8AA95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lastRenderedPageBreak/>
        <w:t xml:space="preserve">  </w:t>
      </w:r>
    </w:p>
    <w:p w14:paraId="7574BB4A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if (size &lt;= QUICK_SORT_CUTOFF) {</w:t>
      </w:r>
    </w:p>
    <w:p w14:paraId="1A4209AF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insertion_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sort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, size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727A4587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return;</w:t>
      </w:r>
      <w:proofErr w:type="gramEnd"/>
    </w:p>
    <w:p w14:paraId="57CA4CC5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}</w:t>
      </w:r>
    </w:p>
    <w:p w14:paraId="06EFFDCF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3FE89251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int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pivot_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val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;</w:t>
      </w:r>
      <w:proofErr w:type="gramEnd"/>
    </w:p>
    <w:p w14:paraId="5841F608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int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=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0;</w:t>
      </w:r>
      <w:proofErr w:type="gramEnd"/>
    </w:p>
    <w:p w14:paraId="75886B1E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int j = size -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1;</w:t>
      </w:r>
      <w:proofErr w:type="gramEnd"/>
    </w:p>
    <w:p w14:paraId="0D82526A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5BA0715E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if (size &gt;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2) {</w:t>
      </w:r>
      <w:proofErr w:type="gramEnd"/>
    </w:p>
    <w:p w14:paraId="3529FA37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int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mid_idx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= (size - 1) / 2; // Middle index for 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0...size-1]</w:t>
      </w:r>
    </w:p>
    <w:p w14:paraId="2670EC5E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5528AA90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// Sort 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0],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mid_idx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],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[size-1] to find the median</w:t>
      </w:r>
    </w:p>
    <w:p w14:paraId="14243D0B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    if (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0] &gt;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mid_idx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]) {</w:t>
      </w:r>
    </w:p>
    <w:p w14:paraId="4D468398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        swap(&amp;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0], &amp;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mid_idx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]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25334BB1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    }</w:t>
      </w:r>
    </w:p>
    <w:p w14:paraId="3BEB873D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    if (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0] &gt; 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size - 1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]) {</w:t>
      </w:r>
      <w:proofErr w:type="gramEnd"/>
    </w:p>
    <w:p w14:paraId="55B00301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        swap(&amp;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0], &amp;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size - 1]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5C702104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    }</w:t>
      </w:r>
    </w:p>
    <w:p w14:paraId="54AF869F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    if (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mid_idx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] &gt; 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size - 1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]) {</w:t>
      </w:r>
      <w:proofErr w:type="gramEnd"/>
    </w:p>
    <w:p w14:paraId="6CCC5860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        swap(&amp;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mid_idx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], &amp;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size - 1]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76675A2D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    }</w:t>
      </w:r>
    </w:p>
    <w:p w14:paraId="75FB6190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// Now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mid_idx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] holds the median of the three values.</w:t>
      </w:r>
    </w:p>
    <w:p w14:paraId="47DABCD6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pivot_val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mid_idx</w:t>
      </w:r>
      <w:proofErr w:type="spellEnd"/>
      <w:proofErr w:type="gramStart"/>
      <w:r w:rsidRPr="00DC36EB">
        <w:rPr>
          <w:rFonts w:asciiTheme="minorHAnsi" w:hAnsiTheme="minorHAnsi" w:cstheme="minorHAnsi"/>
          <w:sz w:val="20"/>
          <w:szCs w:val="20"/>
        </w:rPr>
        <w:t>];</w:t>
      </w:r>
      <w:proofErr w:type="gramEnd"/>
    </w:p>
    <w:p w14:paraId="2D8B2A65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} else {</w:t>
      </w:r>
    </w:p>
    <w:p w14:paraId="4EE63790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// Fallback for size = 2 (CUTOFF usually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handles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 this, but as a safeguard)</w:t>
      </w:r>
    </w:p>
    <w:p w14:paraId="70EE651A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pivot_val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size / 2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];</w:t>
      </w:r>
      <w:proofErr w:type="gramEnd"/>
    </w:p>
    <w:p w14:paraId="04A995D4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}</w:t>
      </w:r>
    </w:p>
    <w:p w14:paraId="78E59165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</w:t>
      </w:r>
    </w:p>
    <w:p w14:paraId="1A07D66A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// Hoare Partitioning (original structure)</w:t>
      </w:r>
    </w:p>
    <w:p w14:paraId="39B96AC3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//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and j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are already initialized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 to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0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 and size-1</w:t>
      </w:r>
    </w:p>
    <w:p w14:paraId="194194E8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int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current_i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= 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;</w:t>
      </w:r>
      <w:proofErr w:type="gramEnd"/>
    </w:p>
    <w:p w14:paraId="03FA4880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int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current_j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=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j;</w:t>
      </w:r>
      <w:proofErr w:type="gramEnd"/>
    </w:p>
    <w:p w14:paraId="33BBFD2A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</w:t>
      </w:r>
    </w:p>
    <w:p w14:paraId="4DEC039B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lastRenderedPageBreak/>
        <w:t xml:space="preserve">   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while(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</w:rPr>
        <w:t>current_i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&lt;=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current_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j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){</w:t>
      </w:r>
      <w:proofErr w:type="gramEnd"/>
    </w:p>
    <w:p w14:paraId="725338DB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    // 3. Efficient handling of elements equal to pivot (inherent in Hoare partition)</w:t>
      </w:r>
    </w:p>
    <w:p w14:paraId="7DB92ACE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    while(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current_i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] &lt;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pivot_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val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){</w:t>
      </w:r>
      <w:proofErr w:type="gramEnd"/>
    </w:p>
    <w:p w14:paraId="43AC2DC7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current_i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+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+;</w:t>
      </w:r>
      <w:proofErr w:type="gramEnd"/>
    </w:p>
    <w:p w14:paraId="3F64F865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    }</w:t>
      </w:r>
    </w:p>
    <w:p w14:paraId="1F9A1103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748B5D27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    while(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current_j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] &gt;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pivot_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val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){</w:t>
      </w:r>
      <w:proofErr w:type="gramEnd"/>
    </w:p>
    <w:p w14:paraId="2181A2CC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current_j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-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-;</w:t>
      </w:r>
      <w:proofErr w:type="gramEnd"/>
    </w:p>
    <w:p w14:paraId="054F28E1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    }</w:t>
      </w:r>
    </w:p>
    <w:p w14:paraId="48DFFF21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</w:t>
      </w:r>
    </w:p>
    <w:p w14:paraId="544B6217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if(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</w:rPr>
        <w:t>current_i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&lt;=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current_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j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){</w:t>
      </w:r>
      <w:proofErr w:type="gramEnd"/>
    </w:p>
    <w:p w14:paraId="6AFEE2AC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        swap(&amp;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current_i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], &amp;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current_j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]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4F4AC3EA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current_i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+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+;</w:t>
      </w:r>
      <w:proofErr w:type="gramEnd"/>
    </w:p>
    <w:p w14:paraId="024AC359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current_j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-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-;</w:t>
      </w:r>
      <w:proofErr w:type="gramEnd"/>
    </w:p>
    <w:p w14:paraId="0934F0EC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}   </w:t>
      </w:r>
    </w:p>
    <w:p w14:paraId="4F0B3B11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}</w:t>
      </w:r>
    </w:p>
    <w:p w14:paraId="7CE5E7E2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     </w:t>
      </w:r>
    </w:p>
    <w:p w14:paraId="1AFDCF87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// Recursive calls on the two partitions</w:t>
      </w:r>
    </w:p>
    <w:p w14:paraId="160F1C6D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// Left partition: 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0...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current_j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]</w:t>
      </w:r>
    </w:p>
    <w:p w14:paraId="5CC245C8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// Size of left partition: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current_j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+ 1</w:t>
      </w:r>
    </w:p>
    <w:p w14:paraId="23FBEEBD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if (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current_j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&gt; 0)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{ /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/ If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there's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 a left partition with at least one element (original was j &gt; 0)</w:t>
      </w:r>
    </w:p>
    <w:p w14:paraId="13027D6A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quick_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sort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current_j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+ 1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6191FA30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}</w:t>
      </w:r>
    </w:p>
    <w:p w14:paraId="3837E37F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531F53BB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// Right partition: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[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current_i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.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..size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-1]</w:t>
      </w:r>
    </w:p>
    <w:p w14:paraId="73DC098B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// Starts at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+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current_i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, size is size -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current_i</w:t>
      </w:r>
      <w:proofErr w:type="spellEnd"/>
    </w:p>
    <w:p w14:paraId="5B6706D1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if (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current_i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&lt; size)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{ /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/ If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there's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 a right partition</w:t>
      </w:r>
    </w:p>
    <w:p w14:paraId="1A7D5A5E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quick_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sort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</w:rPr>
        <w:t>arr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+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current_i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, size -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current_i</w:t>
      </w:r>
      <w:proofErr w:type="spellEnd"/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560084D7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}</w:t>
      </w:r>
    </w:p>
    <w:p w14:paraId="6CF50AE3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</w:t>
      </w:r>
    </w:p>
    <w:p w14:paraId="0FAF9E0E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}</w:t>
      </w:r>
    </w:p>
    <w:p w14:paraId="5F4F2EAA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7BBE16B5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int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main(){</w:t>
      </w:r>
      <w:proofErr w:type="gramEnd"/>
    </w:p>
    <w:p w14:paraId="467A0D9F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53696DF1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lastRenderedPageBreak/>
        <w:t xml:space="preserve">    int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values[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] = {10000,30000, 50000, 60000, 70000, 80000, 100000, 150000, 200000, 250000, 300000, 350000, 400000, 500000, 1000000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};</w:t>
      </w:r>
      <w:proofErr w:type="gramEnd"/>
    </w:p>
    <w:p w14:paraId="0EABA6F2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srand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time(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NULL)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6A305712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clock_t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start;</w:t>
      </w:r>
      <w:proofErr w:type="gramEnd"/>
    </w:p>
    <w:p w14:paraId="5B89407A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3B7B7A96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for(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int l = 0; l &lt; TIMES; l+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+){</w:t>
      </w:r>
      <w:proofErr w:type="gramEnd"/>
    </w:p>
    <w:p w14:paraId="0B1AA669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</w:t>
      </w:r>
    </w:p>
    <w:p w14:paraId="186EBC6D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printf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"--- Iteration %d ---\n", l + 1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6B3F5080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for(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int k = 0; k &lt; (int)(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sizeof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(values)/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sizeof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(int)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 ;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 k+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+){</w:t>
      </w:r>
      <w:proofErr w:type="gramEnd"/>
    </w:p>
    <w:p w14:paraId="77003376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5DC32489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printf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"Size: %d\n", values[k]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225D808D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78196076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//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Alocar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arrays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dinamicamente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na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heap</w:t>
      </w:r>
    </w:p>
    <w:p w14:paraId="00967466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        int *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arr_A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= (int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*)malloc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(values[k] *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sizeof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(int)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26FC2554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        int *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arr_B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= (int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*)malloc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(values[k] *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sizeof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(int)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3230CACE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        int *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arr_C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= (int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*)malloc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 xml:space="preserve">(values[k] *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sizeof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(int)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14E10429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17696762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r w:rsidRPr="00DC36EB">
        <w:rPr>
          <w:rFonts w:asciiTheme="minorHAnsi" w:hAnsiTheme="minorHAnsi" w:cstheme="minorHAnsi"/>
          <w:sz w:val="20"/>
          <w:szCs w:val="20"/>
          <w:lang w:val="pt-PT"/>
        </w:rPr>
        <w:t>// Verificar se a alocação foi bem-sucedida</w:t>
      </w:r>
    </w:p>
    <w:p w14:paraId="41AFEB90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            </w:t>
      </w:r>
      <w:r w:rsidRPr="00DC36EB">
        <w:rPr>
          <w:rFonts w:asciiTheme="minorHAnsi" w:hAnsiTheme="minorHAnsi" w:cstheme="minorHAnsi"/>
          <w:sz w:val="20"/>
          <w:szCs w:val="20"/>
        </w:rPr>
        <w:t>if (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arr_A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== NULL ||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arr_B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== NULL ||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arr_C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== NULL) {</w:t>
      </w:r>
    </w:p>
    <w:p w14:paraId="14ECC40D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    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fprintf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stderr, "Memory allocation failed for size %d\n", values[k]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5A29E284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    </w:t>
      </w:r>
      <w:r w:rsidRPr="00DC36EB">
        <w:rPr>
          <w:rFonts w:asciiTheme="minorHAnsi" w:hAnsiTheme="minorHAnsi" w:cstheme="minorHAnsi"/>
          <w:sz w:val="20"/>
          <w:szCs w:val="20"/>
          <w:lang w:val="pt-PT"/>
        </w:rPr>
        <w:t>// Liberar memória que possa ter sido alocada com sucesso antes de continuar/sair</w:t>
      </w:r>
    </w:p>
    <w:p w14:paraId="13E3B9D9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                </w:t>
      </w:r>
      <w:r w:rsidRPr="00DC36EB">
        <w:rPr>
          <w:rFonts w:asciiTheme="minorHAnsi" w:hAnsiTheme="minorHAnsi" w:cstheme="minorHAnsi"/>
          <w:sz w:val="20"/>
          <w:szCs w:val="20"/>
        </w:rPr>
        <w:t>if (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A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!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= NULL) free(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arr_A</w:t>
      </w:r>
      <w:proofErr w:type="spellEnd"/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225D6FC8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            if (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B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!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= NULL) free(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arr_B</w:t>
      </w:r>
      <w:proofErr w:type="spellEnd"/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75961D1A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            if (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C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 !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= NULL) free(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arr_C</w:t>
      </w:r>
      <w:proofErr w:type="spellEnd"/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1AE7594C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    </w:t>
      </w:r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continue; // Pula para o próximo tamanho de </w:t>
      </w:r>
      <w:proofErr w:type="spellStart"/>
      <w:r w:rsidRPr="00DC36EB">
        <w:rPr>
          <w:rFonts w:asciiTheme="minorHAnsi" w:hAnsiTheme="minorHAnsi" w:cstheme="minorHAnsi"/>
          <w:sz w:val="20"/>
          <w:szCs w:val="20"/>
          <w:lang w:val="pt-PT"/>
        </w:rPr>
        <w:t>array</w:t>
      </w:r>
      <w:proofErr w:type="spellEnd"/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 ou próxima iteração de TIMES</w:t>
      </w:r>
    </w:p>
    <w:p w14:paraId="38596CFC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            </w:t>
      </w:r>
      <w:r w:rsidRPr="00DC36EB">
        <w:rPr>
          <w:rFonts w:asciiTheme="minorHAnsi" w:hAnsiTheme="minorHAnsi" w:cstheme="minorHAnsi"/>
          <w:sz w:val="20"/>
          <w:szCs w:val="20"/>
        </w:rPr>
        <w:t>}</w:t>
      </w:r>
    </w:p>
    <w:p w14:paraId="59B6D81C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568D9ED6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create_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arrays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</w:rPr>
        <w:t>arr_A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arr_B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arr_C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, values[k]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12134A77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091C7F17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  <w:lang w:val="pt-PT"/>
        </w:rPr>
        <w:t>if</w:t>
      </w:r>
      <w:proofErr w:type="spellEnd"/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 (k &lt; </w:t>
      </w:r>
      <w:proofErr w:type="gramStart"/>
      <w:r w:rsidRPr="00DC36EB">
        <w:rPr>
          <w:rFonts w:asciiTheme="minorHAnsi" w:hAnsiTheme="minorHAnsi" w:cstheme="minorHAnsi"/>
          <w:sz w:val="20"/>
          <w:szCs w:val="20"/>
          <w:lang w:val="pt-PT"/>
        </w:rPr>
        <w:t>10){</w:t>
      </w:r>
      <w:proofErr w:type="gramEnd"/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 // Limita o </w:t>
      </w:r>
      <w:proofErr w:type="spellStart"/>
      <w:r w:rsidRPr="00DC36EB">
        <w:rPr>
          <w:rFonts w:asciiTheme="minorHAnsi" w:hAnsiTheme="minorHAnsi" w:cstheme="minorHAnsi"/>
          <w:sz w:val="20"/>
          <w:szCs w:val="20"/>
          <w:lang w:val="pt-PT"/>
        </w:rPr>
        <w:t>insertion_sort</w:t>
      </w:r>
      <w:proofErr w:type="spellEnd"/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 para tamanhos menores</w:t>
      </w:r>
    </w:p>
    <w:p w14:paraId="25445040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                </w:t>
      </w:r>
      <w:r w:rsidRPr="00DC36EB">
        <w:rPr>
          <w:rFonts w:asciiTheme="minorHAnsi" w:hAnsiTheme="minorHAnsi" w:cstheme="minorHAnsi"/>
          <w:sz w:val="20"/>
          <w:szCs w:val="20"/>
        </w:rPr>
        <w:t xml:space="preserve">// Teste Insertion Sort para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arr_A</w:t>
      </w:r>
      <w:proofErr w:type="spellEnd"/>
    </w:p>
    <w:p w14:paraId="48C7783F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  <w:lang w:val="pt-PT"/>
        </w:rPr>
        <w:t>create_</w:t>
      </w:r>
      <w:proofErr w:type="gramStart"/>
      <w:r w:rsidRPr="00DC36EB">
        <w:rPr>
          <w:rFonts w:asciiTheme="minorHAnsi" w:hAnsiTheme="minorHAnsi" w:cstheme="minorHAnsi"/>
          <w:sz w:val="20"/>
          <w:szCs w:val="20"/>
          <w:lang w:val="pt-PT"/>
        </w:rPr>
        <w:t>arrays</w:t>
      </w:r>
      <w:proofErr w:type="spellEnd"/>
      <w:r w:rsidRPr="00DC36EB">
        <w:rPr>
          <w:rFonts w:asciiTheme="minorHAnsi" w:hAnsiTheme="minorHAnsi" w:cstheme="minorHAnsi"/>
          <w:sz w:val="20"/>
          <w:szCs w:val="20"/>
          <w:lang w:val="pt-PT"/>
        </w:rPr>
        <w:t>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  <w:lang w:val="pt-PT"/>
        </w:rPr>
        <w:t>arr_A</w:t>
      </w:r>
      <w:proofErr w:type="spellEnd"/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, </w:t>
      </w:r>
      <w:proofErr w:type="spellStart"/>
      <w:r w:rsidRPr="00DC36EB">
        <w:rPr>
          <w:rFonts w:asciiTheme="minorHAnsi" w:hAnsiTheme="minorHAnsi" w:cstheme="minorHAnsi"/>
          <w:sz w:val="20"/>
          <w:szCs w:val="20"/>
          <w:lang w:val="pt-PT"/>
        </w:rPr>
        <w:t>arr_B</w:t>
      </w:r>
      <w:proofErr w:type="spellEnd"/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, </w:t>
      </w:r>
      <w:proofErr w:type="spellStart"/>
      <w:r w:rsidRPr="00DC36EB">
        <w:rPr>
          <w:rFonts w:asciiTheme="minorHAnsi" w:hAnsiTheme="minorHAnsi" w:cstheme="minorHAnsi"/>
          <w:sz w:val="20"/>
          <w:szCs w:val="20"/>
          <w:lang w:val="pt-PT"/>
        </w:rPr>
        <w:t>arr_C</w:t>
      </w:r>
      <w:proofErr w:type="spellEnd"/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, </w:t>
      </w:r>
      <w:proofErr w:type="spellStart"/>
      <w:r w:rsidRPr="00DC36EB">
        <w:rPr>
          <w:rFonts w:asciiTheme="minorHAnsi" w:hAnsiTheme="minorHAnsi" w:cstheme="minorHAnsi"/>
          <w:sz w:val="20"/>
          <w:szCs w:val="20"/>
          <w:lang w:val="pt-PT"/>
        </w:rPr>
        <w:t>values</w:t>
      </w:r>
      <w:proofErr w:type="spellEnd"/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[k]); // </w:t>
      </w:r>
      <w:proofErr w:type="gramStart"/>
      <w:r w:rsidRPr="00DC36EB">
        <w:rPr>
          <w:rFonts w:asciiTheme="minorHAnsi" w:hAnsiTheme="minorHAnsi" w:cstheme="minorHAnsi"/>
          <w:sz w:val="20"/>
          <w:szCs w:val="20"/>
          <w:lang w:val="pt-PT"/>
        </w:rPr>
        <w:t>Garante</w:t>
      </w:r>
      <w:proofErr w:type="gramEnd"/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 dados frescos para </w:t>
      </w:r>
      <w:proofErr w:type="spellStart"/>
      <w:r w:rsidRPr="00DC36EB">
        <w:rPr>
          <w:rFonts w:asciiTheme="minorHAnsi" w:hAnsiTheme="minorHAnsi" w:cstheme="minorHAnsi"/>
          <w:sz w:val="20"/>
          <w:szCs w:val="20"/>
          <w:lang w:val="pt-PT"/>
        </w:rPr>
        <w:t>arr_A</w:t>
      </w:r>
      <w:proofErr w:type="spellEnd"/>
    </w:p>
    <w:p w14:paraId="275CF04A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                </w:t>
      </w:r>
      <w:r w:rsidRPr="00DC36EB">
        <w:rPr>
          <w:rFonts w:asciiTheme="minorHAnsi" w:hAnsiTheme="minorHAnsi" w:cstheme="minorHAnsi"/>
          <w:sz w:val="20"/>
          <w:szCs w:val="20"/>
        </w:rPr>
        <w:t xml:space="preserve">start =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clock();</w:t>
      </w:r>
      <w:proofErr w:type="gramEnd"/>
    </w:p>
    <w:p w14:paraId="337B13D6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insertion_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sort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</w:rPr>
        <w:t>arr_A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, values[k]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13B4C120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    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printf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"Insertion Sort A: %f s\n", (double)(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clock(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) - start) / CLOCKS_PER_SEC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1861ADF0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765A8456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    // Teste Insertion Sort para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arr_B</w:t>
      </w:r>
      <w:proofErr w:type="spellEnd"/>
    </w:p>
    <w:p w14:paraId="0993C145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  <w:lang w:val="pt-PT"/>
        </w:rPr>
        <w:t>create_</w:t>
      </w:r>
      <w:proofErr w:type="gramStart"/>
      <w:r w:rsidRPr="00DC36EB">
        <w:rPr>
          <w:rFonts w:asciiTheme="minorHAnsi" w:hAnsiTheme="minorHAnsi" w:cstheme="minorHAnsi"/>
          <w:sz w:val="20"/>
          <w:szCs w:val="20"/>
          <w:lang w:val="pt-PT"/>
        </w:rPr>
        <w:t>arrays</w:t>
      </w:r>
      <w:proofErr w:type="spellEnd"/>
      <w:r w:rsidRPr="00DC36EB">
        <w:rPr>
          <w:rFonts w:asciiTheme="minorHAnsi" w:hAnsiTheme="minorHAnsi" w:cstheme="minorHAnsi"/>
          <w:sz w:val="20"/>
          <w:szCs w:val="20"/>
          <w:lang w:val="pt-PT"/>
        </w:rPr>
        <w:t>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  <w:lang w:val="pt-PT"/>
        </w:rPr>
        <w:t>arr_A</w:t>
      </w:r>
      <w:proofErr w:type="spellEnd"/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, </w:t>
      </w:r>
      <w:proofErr w:type="spellStart"/>
      <w:r w:rsidRPr="00DC36EB">
        <w:rPr>
          <w:rFonts w:asciiTheme="minorHAnsi" w:hAnsiTheme="minorHAnsi" w:cstheme="minorHAnsi"/>
          <w:sz w:val="20"/>
          <w:szCs w:val="20"/>
          <w:lang w:val="pt-PT"/>
        </w:rPr>
        <w:t>arr_B</w:t>
      </w:r>
      <w:proofErr w:type="spellEnd"/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, </w:t>
      </w:r>
      <w:proofErr w:type="spellStart"/>
      <w:r w:rsidRPr="00DC36EB">
        <w:rPr>
          <w:rFonts w:asciiTheme="minorHAnsi" w:hAnsiTheme="minorHAnsi" w:cstheme="minorHAnsi"/>
          <w:sz w:val="20"/>
          <w:szCs w:val="20"/>
          <w:lang w:val="pt-PT"/>
        </w:rPr>
        <w:t>arr_C</w:t>
      </w:r>
      <w:proofErr w:type="spellEnd"/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, </w:t>
      </w:r>
      <w:proofErr w:type="spellStart"/>
      <w:r w:rsidRPr="00DC36EB">
        <w:rPr>
          <w:rFonts w:asciiTheme="minorHAnsi" w:hAnsiTheme="minorHAnsi" w:cstheme="minorHAnsi"/>
          <w:sz w:val="20"/>
          <w:szCs w:val="20"/>
          <w:lang w:val="pt-PT"/>
        </w:rPr>
        <w:t>values</w:t>
      </w:r>
      <w:proofErr w:type="spellEnd"/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[k]); // </w:t>
      </w:r>
      <w:proofErr w:type="gramStart"/>
      <w:r w:rsidRPr="00DC36EB">
        <w:rPr>
          <w:rFonts w:asciiTheme="minorHAnsi" w:hAnsiTheme="minorHAnsi" w:cstheme="minorHAnsi"/>
          <w:sz w:val="20"/>
          <w:szCs w:val="20"/>
          <w:lang w:val="pt-PT"/>
        </w:rPr>
        <w:t>Garante</w:t>
      </w:r>
      <w:proofErr w:type="gramEnd"/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 dados frescos para </w:t>
      </w:r>
      <w:proofErr w:type="spellStart"/>
      <w:r w:rsidRPr="00DC36EB">
        <w:rPr>
          <w:rFonts w:asciiTheme="minorHAnsi" w:hAnsiTheme="minorHAnsi" w:cstheme="minorHAnsi"/>
          <w:sz w:val="20"/>
          <w:szCs w:val="20"/>
          <w:lang w:val="pt-PT"/>
        </w:rPr>
        <w:t>arr_B</w:t>
      </w:r>
      <w:proofErr w:type="spellEnd"/>
    </w:p>
    <w:p w14:paraId="046A2872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                </w:t>
      </w:r>
      <w:r w:rsidRPr="00DC36EB">
        <w:rPr>
          <w:rFonts w:asciiTheme="minorHAnsi" w:hAnsiTheme="minorHAnsi" w:cstheme="minorHAnsi"/>
          <w:sz w:val="20"/>
          <w:szCs w:val="20"/>
        </w:rPr>
        <w:t xml:space="preserve">start =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clock();</w:t>
      </w:r>
      <w:proofErr w:type="gramEnd"/>
    </w:p>
    <w:p w14:paraId="779E4F9D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insertion_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sort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</w:rPr>
        <w:t>arr_B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, values[k]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0F612EB4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    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printf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"Insertion Sort B: %f s\n", (double)(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clock(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) - start) / CLOCKS_PER_SEC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1E495BD3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7F547C79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    // Teste Insertion Sort para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arr_C</w:t>
      </w:r>
      <w:proofErr w:type="spellEnd"/>
    </w:p>
    <w:p w14:paraId="67383174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  <w:lang w:val="pt-PT"/>
        </w:rPr>
        <w:t>create_</w:t>
      </w:r>
      <w:proofErr w:type="gramStart"/>
      <w:r w:rsidRPr="00DC36EB">
        <w:rPr>
          <w:rFonts w:asciiTheme="minorHAnsi" w:hAnsiTheme="minorHAnsi" w:cstheme="minorHAnsi"/>
          <w:sz w:val="20"/>
          <w:szCs w:val="20"/>
          <w:lang w:val="pt-PT"/>
        </w:rPr>
        <w:t>arrays</w:t>
      </w:r>
      <w:proofErr w:type="spellEnd"/>
      <w:r w:rsidRPr="00DC36EB">
        <w:rPr>
          <w:rFonts w:asciiTheme="minorHAnsi" w:hAnsiTheme="minorHAnsi" w:cstheme="minorHAnsi"/>
          <w:sz w:val="20"/>
          <w:szCs w:val="20"/>
          <w:lang w:val="pt-PT"/>
        </w:rPr>
        <w:t>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  <w:lang w:val="pt-PT"/>
        </w:rPr>
        <w:t>arr_A</w:t>
      </w:r>
      <w:proofErr w:type="spellEnd"/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, </w:t>
      </w:r>
      <w:proofErr w:type="spellStart"/>
      <w:r w:rsidRPr="00DC36EB">
        <w:rPr>
          <w:rFonts w:asciiTheme="minorHAnsi" w:hAnsiTheme="minorHAnsi" w:cstheme="minorHAnsi"/>
          <w:sz w:val="20"/>
          <w:szCs w:val="20"/>
          <w:lang w:val="pt-PT"/>
        </w:rPr>
        <w:t>arr_B</w:t>
      </w:r>
      <w:proofErr w:type="spellEnd"/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, </w:t>
      </w:r>
      <w:proofErr w:type="spellStart"/>
      <w:r w:rsidRPr="00DC36EB">
        <w:rPr>
          <w:rFonts w:asciiTheme="minorHAnsi" w:hAnsiTheme="minorHAnsi" w:cstheme="minorHAnsi"/>
          <w:sz w:val="20"/>
          <w:szCs w:val="20"/>
          <w:lang w:val="pt-PT"/>
        </w:rPr>
        <w:t>arr_C</w:t>
      </w:r>
      <w:proofErr w:type="spellEnd"/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, </w:t>
      </w:r>
      <w:proofErr w:type="spellStart"/>
      <w:r w:rsidRPr="00DC36EB">
        <w:rPr>
          <w:rFonts w:asciiTheme="minorHAnsi" w:hAnsiTheme="minorHAnsi" w:cstheme="minorHAnsi"/>
          <w:sz w:val="20"/>
          <w:szCs w:val="20"/>
          <w:lang w:val="pt-PT"/>
        </w:rPr>
        <w:t>values</w:t>
      </w:r>
      <w:proofErr w:type="spellEnd"/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[k]); // </w:t>
      </w:r>
      <w:proofErr w:type="gramStart"/>
      <w:r w:rsidRPr="00DC36EB">
        <w:rPr>
          <w:rFonts w:asciiTheme="minorHAnsi" w:hAnsiTheme="minorHAnsi" w:cstheme="minorHAnsi"/>
          <w:sz w:val="20"/>
          <w:szCs w:val="20"/>
          <w:lang w:val="pt-PT"/>
        </w:rPr>
        <w:t>Garante</w:t>
      </w:r>
      <w:proofErr w:type="gramEnd"/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 dados frescos para </w:t>
      </w:r>
      <w:proofErr w:type="spellStart"/>
      <w:r w:rsidRPr="00DC36EB">
        <w:rPr>
          <w:rFonts w:asciiTheme="minorHAnsi" w:hAnsiTheme="minorHAnsi" w:cstheme="minorHAnsi"/>
          <w:sz w:val="20"/>
          <w:szCs w:val="20"/>
          <w:lang w:val="pt-PT"/>
        </w:rPr>
        <w:t>arr_C</w:t>
      </w:r>
      <w:proofErr w:type="spellEnd"/>
    </w:p>
    <w:p w14:paraId="71CE26F3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                </w:t>
      </w:r>
      <w:r w:rsidRPr="00DC36EB">
        <w:rPr>
          <w:rFonts w:asciiTheme="minorHAnsi" w:hAnsiTheme="minorHAnsi" w:cstheme="minorHAnsi"/>
          <w:sz w:val="20"/>
          <w:szCs w:val="20"/>
        </w:rPr>
        <w:t xml:space="preserve">start =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clock();</w:t>
      </w:r>
      <w:proofErr w:type="gramEnd"/>
    </w:p>
    <w:p w14:paraId="0CB92321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insertion_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sort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</w:rPr>
        <w:t>arr_C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, values[k]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35855D5D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    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printf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"Insertion Sort C: %f s\n", (double)(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clock(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) - start) / CLOCKS_PER_SEC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585B9159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printf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("\n"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4BE3F7FF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        }</w:t>
      </w:r>
    </w:p>
    <w:p w14:paraId="03ADC45D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3C52C547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        // Teste Heap Sort</w:t>
      </w:r>
    </w:p>
    <w:p w14:paraId="4E67160D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create_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arrays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</w:rPr>
        <w:t>arr_A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arr_B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arr_C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, values[k]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63C5C1B8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start =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clock();</w:t>
      </w:r>
      <w:proofErr w:type="gramEnd"/>
    </w:p>
    <w:p w14:paraId="34A5973F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heap_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sort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</w:rPr>
        <w:t>arr_A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, values[k]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4FA818D6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printf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"Heap Sort A: %f s\n", (double)(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clock(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) - start) / CLOCKS_PER_SEC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7ECDB87C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352B58B8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create_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arrays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</w:rPr>
        <w:t>arr_A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arr_B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arr_C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, values[k]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5AF7656E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start =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clock();</w:t>
      </w:r>
      <w:proofErr w:type="gramEnd"/>
    </w:p>
    <w:p w14:paraId="5FFB1DF4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heap_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sort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</w:rPr>
        <w:t>arr_B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, values[k]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3FB8F02F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printf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"Heap Sort B: %f s\n", (double)(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clock(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) - start) / CLOCKS_PER_SEC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34E30D0C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05785443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create_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arrays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</w:rPr>
        <w:t>arr_A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arr_B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arr_C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, values[k]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74454C14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start =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clock();</w:t>
      </w:r>
      <w:proofErr w:type="gramEnd"/>
    </w:p>
    <w:p w14:paraId="21848EE2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heap_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sort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</w:rPr>
        <w:t>arr_C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, values[k]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756A3210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printf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"Heap Sort C: %f s\n", (double)(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clock(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) - start) / CLOCKS_PER_SEC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060F9856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printf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("\n"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1F53CCEC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</w:p>
    <w:p w14:paraId="6CE93D9E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        // Teste Quick Sort</w:t>
      </w:r>
    </w:p>
    <w:p w14:paraId="4AEDC5F7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create_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arrays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</w:rPr>
        <w:t>arr_A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arr_B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arr_C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, values[k]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1ED08068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  <w:lang w:val="pt-PT"/>
        </w:rPr>
        <w:t>start</w:t>
      </w:r>
      <w:proofErr w:type="spellEnd"/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 = 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  <w:lang w:val="pt-PT"/>
        </w:rPr>
        <w:t>clock</w:t>
      </w:r>
      <w:proofErr w:type="spellEnd"/>
      <w:r w:rsidRPr="00DC36EB">
        <w:rPr>
          <w:rFonts w:asciiTheme="minorHAnsi" w:hAnsiTheme="minorHAnsi" w:cstheme="minorHAnsi"/>
          <w:sz w:val="20"/>
          <w:szCs w:val="20"/>
          <w:lang w:val="pt-PT"/>
        </w:rPr>
        <w:t>(</w:t>
      </w:r>
      <w:proofErr w:type="gramEnd"/>
      <w:r w:rsidRPr="00DC36EB">
        <w:rPr>
          <w:rFonts w:asciiTheme="minorHAnsi" w:hAnsiTheme="minorHAnsi" w:cstheme="minorHAnsi"/>
          <w:sz w:val="20"/>
          <w:szCs w:val="20"/>
          <w:lang w:val="pt-PT"/>
        </w:rPr>
        <w:t>);</w:t>
      </w:r>
    </w:p>
    <w:p w14:paraId="3FDAC9EF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  <w:lang w:val="pt-PT"/>
        </w:rPr>
        <w:lastRenderedPageBreak/>
        <w:t xml:space="preserve">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quick_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sort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</w:rPr>
        <w:t>arr_A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, values[k]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4781997C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printf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"Quick Sort A: %f s\n", (double)(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clock(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) - start) / CLOCKS_PER_SEC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51EA04B6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</w:p>
    <w:p w14:paraId="19C38BB7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create_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arrays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</w:rPr>
        <w:t>arr_A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arr_B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arr_C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, values[k]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7DD3BDE6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start =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clock();</w:t>
      </w:r>
      <w:proofErr w:type="gramEnd"/>
    </w:p>
    <w:p w14:paraId="3F291944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quick_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sort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</w:rPr>
        <w:t>arr_B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, values[k]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26BB1128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printf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"Quick Sort B: %f s\n", (double)(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clock(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) - start) / CLOCKS_PER_SEC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718E01FF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</w:p>
    <w:p w14:paraId="6FEF8500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create_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arrays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</w:rPr>
        <w:t>arr_A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arr_B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arr_C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, values[k]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52CE4A75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start = 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clock();</w:t>
      </w:r>
      <w:proofErr w:type="gramEnd"/>
    </w:p>
    <w:p w14:paraId="4F0B5547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quick_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sort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spellStart"/>
      <w:proofErr w:type="gramEnd"/>
      <w:r w:rsidRPr="00DC36EB">
        <w:rPr>
          <w:rFonts w:asciiTheme="minorHAnsi" w:hAnsiTheme="minorHAnsi" w:cstheme="minorHAnsi"/>
          <w:sz w:val="20"/>
          <w:szCs w:val="20"/>
        </w:rPr>
        <w:t>arr_C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, values[k]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00D3586B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proofErr w:type="gramStart"/>
      <w:r w:rsidRPr="00DC36EB">
        <w:rPr>
          <w:rFonts w:asciiTheme="minorHAnsi" w:hAnsiTheme="minorHAnsi" w:cstheme="minorHAnsi"/>
          <w:sz w:val="20"/>
          <w:szCs w:val="20"/>
        </w:rPr>
        <w:t>printf</w:t>
      </w:r>
      <w:proofErr w:type="spellEnd"/>
      <w:r w:rsidRPr="00DC36EB">
        <w:rPr>
          <w:rFonts w:asciiTheme="minorHAnsi" w:hAnsiTheme="minorHAnsi" w:cstheme="minorHAnsi"/>
          <w:sz w:val="20"/>
          <w:szCs w:val="20"/>
        </w:rPr>
        <w:t>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"Quick Sort C: %f s\n", (double)(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clock(</w:t>
      </w:r>
      <w:proofErr w:type="gramEnd"/>
      <w:r w:rsidRPr="00DC36EB">
        <w:rPr>
          <w:rFonts w:asciiTheme="minorHAnsi" w:hAnsiTheme="minorHAnsi" w:cstheme="minorHAnsi"/>
          <w:sz w:val="20"/>
          <w:szCs w:val="20"/>
        </w:rPr>
        <w:t>) - start) / CLOCKS_PER_SEC</w:t>
      </w:r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46F3A942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  <w:lang w:val="pt-PT"/>
        </w:rPr>
        <w:t>printf</w:t>
      </w:r>
      <w:proofErr w:type="spellEnd"/>
      <w:r w:rsidRPr="00DC36EB">
        <w:rPr>
          <w:rFonts w:asciiTheme="minorHAnsi" w:hAnsiTheme="minorHAnsi" w:cstheme="minorHAnsi"/>
          <w:sz w:val="20"/>
          <w:szCs w:val="20"/>
          <w:lang w:val="pt-PT"/>
        </w:rPr>
        <w:t>("\n\n");</w:t>
      </w:r>
    </w:p>
    <w:p w14:paraId="0CB11F26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  <w:lang w:val="pt-PT"/>
        </w:rPr>
      </w:pPr>
    </w:p>
    <w:p w14:paraId="0204AF67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DC36EB">
        <w:rPr>
          <w:rFonts w:asciiTheme="minorHAnsi" w:hAnsiTheme="minorHAnsi" w:cstheme="minorHAnsi"/>
          <w:sz w:val="20"/>
          <w:szCs w:val="20"/>
          <w:lang w:val="pt-PT"/>
        </w:rPr>
        <w:t>            // Liberar a memória alocada para evitar vazamentos de memória</w:t>
      </w:r>
    </w:p>
    <w:p w14:paraId="08C9B78C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            </w:t>
      </w:r>
      <w:r w:rsidRPr="00DC36EB">
        <w:rPr>
          <w:rFonts w:asciiTheme="minorHAnsi" w:hAnsiTheme="minorHAnsi" w:cstheme="minorHAnsi"/>
          <w:sz w:val="20"/>
          <w:szCs w:val="20"/>
        </w:rPr>
        <w:t>free(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arr_A</w:t>
      </w:r>
      <w:proofErr w:type="spellEnd"/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3D932105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DC36EB">
        <w:rPr>
          <w:rFonts w:asciiTheme="minorHAnsi" w:hAnsiTheme="minorHAnsi" w:cstheme="minorHAnsi"/>
          <w:sz w:val="20"/>
          <w:szCs w:val="20"/>
        </w:rPr>
        <w:t>            free(</w:t>
      </w:r>
      <w:proofErr w:type="spellStart"/>
      <w:r w:rsidRPr="00DC36EB">
        <w:rPr>
          <w:rFonts w:asciiTheme="minorHAnsi" w:hAnsiTheme="minorHAnsi" w:cstheme="minorHAnsi"/>
          <w:sz w:val="20"/>
          <w:szCs w:val="20"/>
        </w:rPr>
        <w:t>arr_B</w:t>
      </w:r>
      <w:proofErr w:type="spellEnd"/>
      <w:proofErr w:type="gramStart"/>
      <w:r w:rsidRPr="00DC36EB">
        <w:rPr>
          <w:rFonts w:asciiTheme="minorHAnsi" w:hAnsiTheme="minorHAnsi" w:cstheme="minorHAnsi"/>
          <w:sz w:val="20"/>
          <w:szCs w:val="20"/>
        </w:rPr>
        <w:t>);</w:t>
      </w:r>
      <w:proofErr w:type="gramEnd"/>
    </w:p>
    <w:p w14:paraId="50669F43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DC36EB">
        <w:rPr>
          <w:rFonts w:asciiTheme="minorHAnsi" w:hAnsiTheme="minorHAnsi" w:cstheme="minorHAnsi"/>
          <w:sz w:val="20"/>
          <w:szCs w:val="20"/>
        </w:rPr>
        <w:t xml:space="preserve">            </w:t>
      </w:r>
      <w:r w:rsidRPr="00DC36EB">
        <w:rPr>
          <w:rFonts w:asciiTheme="minorHAnsi" w:hAnsiTheme="minorHAnsi" w:cstheme="minorHAnsi"/>
          <w:sz w:val="20"/>
          <w:szCs w:val="20"/>
          <w:lang w:val="pt-PT"/>
        </w:rPr>
        <w:t>free(</w:t>
      </w:r>
      <w:proofErr w:type="spellStart"/>
      <w:r w:rsidRPr="00DC36EB">
        <w:rPr>
          <w:rFonts w:asciiTheme="minorHAnsi" w:hAnsiTheme="minorHAnsi" w:cstheme="minorHAnsi"/>
          <w:sz w:val="20"/>
          <w:szCs w:val="20"/>
          <w:lang w:val="pt-PT"/>
        </w:rPr>
        <w:t>arr_C</w:t>
      </w:r>
      <w:proofErr w:type="spellEnd"/>
      <w:r w:rsidRPr="00DC36EB">
        <w:rPr>
          <w:rFonts w:asciiTheme="minorHAnsi" w:hAnsiTheme="minorHAnsi" w:cstheme="minorHAnsi"/>
          <w:sz w:val="20"/>
          <w:szCs w:val="20"/>
          <w:lang w:val="pt-PT"/>
        </w:rPr>
        <w:t>);</w:t>
      </w:r>
    </w:p>
    <w:p w14:paraId="0BF8B1D2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DC36EB">
        <w:rPr>
          <w:rFonts w:asciiTheme="minorHAnsi" w:hAnsiTheme="minorHAnsi" w:cstheme="minorHAnsi"/>
          <w:sz w:val="20"/>
          <w:szCs w:val="20"/>
          <w:lang w:val="pt-PT"/>
        </w:rPr>
        <w:t>        }</w:t>
      </w:r>
    </w:p>
    <w:p w14:paraId="5ECA8F04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DC36EB">
        <w:rPr>
          <w:rFonts w:asciiTheme="minorHAnsi" w:hAnsiTheme="minorHAnsi" w:cstheme="minorHAnsi"/>
          <w:sz w:val="20"/>
          <w:szCs w:val="20"/>
          <w:lang w:val="pt-PT"/>
        </w:rPr>
        <w:t>    }</w:t>
      </w:r>
    </w:p>
    <w:p w14:paraId="1BDD8278" w14:textId="77777777" w:rsidR="00DC36EB" w:rsidRPr="00DC36EB" w:rsidRDefault="00DC36EB" w:rsidP="00DC36EB">
      <w:pPr>
        <w:pStyle w:val="Standard"/>
        <w:spacing w:line="360" w:lineRule="auto"/>
        <w:rPr>
          <w:rFonts w:asciiTheme="minorHAnsi" w:hAnsiTheme="minorHAnsi" w:cstheme="minorHAnsi"/>
          <w:sz w:val="20"/>
          <w:szCs w:val="20"/>
          <w:lang w:val="pt-PT"/>
        </w:rPr>
      </w:pPr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    </w:t>
      </w:r>
      <w:proofErr w:type="spellStart"/>
      <w:r w:rsidRPr="00DC36EB">
        <w:rPr>
          <w:rFonts w:asciiTheme="minorHAnsi" w:hAnsiTheme="minorHAnsi" w:cstheme="minorHAnsi"/>
          <w:sz w:val="20"/>
          <w:szCs w:val="20"/>
          <w:lang w:val="pt-PT"/>
        </w:rPr>
        <w:t>return</w:t>
      </w:r>
      <w:proofErr w:type="spellEnd"/>
      <w:r w:rsidRPr="00DC36EB">
        <w:rPr>
          <w:rFonts w:asciiTheme="minorHAnsi" w:hAnsiTheme="minorHAnsi" w:cstheme="minorHAnsi"/>
          <w:sz w:val="20"/>
          <w:szCs w:val="20"/>
          <w:lang w:val="pt-PT"/>
        </w:rPr>
        <w:t xml:space="preserve"> 0;</w:t>
      </w:r>
    </w:p>
    <w:p w14:paraId="4178F52B" w14:textId="1297BEC2" w:rsidR="00F150E2" w:rsidRDefault="00DC36EB" w:rsidP="007C3AE7">
      <w:pPr>
        <w:pStyle w:val="Standard"/>
        <w:spacing w:after="0" w:line="360" w:lineRule="auto"/>
        <w:jc w:val="left"/>
        <w:rPr>
          <w:rFonts w:asciiTheme="minorHAnsi" w:hAnsiTheme="minorHAnsi" w:cstheme="minorHAnsi"/>
          <w:b/>
          <w:bCs/>
          <w:sz w:val="20"/>
          <w:szCs w:val="20"/>
          <w:lang w:val="pt-PT"/>
        </w:rPr>
      </w:pPr>
      <w:r w:rsidRPr="00DC36EB">
        <w:rPr>
          <w:rFonts w:asciiTheme="minorHAnsi" w:hAnsiTheme="minorHAnsi" w:cstheme="minorHAnsi"/>
          <w:sz w:val="20"/>
          <w:szCs w:val="20"/>
          <w:lang w:val="pt-PT"/>
        </w:rPr>
        <w:t>}</w:t>
      </w:r>
    </w:p>
    <w:p w14:paraId="4D7B23C8" w14:textId="77777777" w:rsidR="00F150E2" w:rsidRDefault="00F150E2" w:rsidP="007C3AE7">
      <w:pPr>
        <w:pStyle w:val="Standard"/>
        <w:spacing w:after="0" w:line="360" w:lineRule="auto"/>
        <w:jc w:val="left"/>
        <w:rPr>
          <w:rFonts w:asciiTheme="minorHAnsi" w:hAnsiTheme="minorHAnsi" w:cstheme="minorHAnsi"/>
          <w:b/>
          <w:bCs/>
          <w:sz w:val="20"/>
          <w:szCs w:val="20"/>
          <w:lang w:val="pt-PT"/>
        </w:rPr>
      </w:pPr>
    </w:p>
    <w:p w14:paraId="43A918CF" w14:textId="58624843" w:rsidR="00F150E2" w:rsidRPr="00F150E2" w:rsidRDefault="00F150E2" w:rsidP="007C3AE7">
      <w:pPr>
        <w:pStyle w:val="Standard"/>
        <w:spacing w:after="0" w:line="360" w:lineRule="auto"/>
        <w:jc w:val="left"/>
        <w:rPr>
          <w:rFonts w:asciiTheme="minorHAnsi" w:hAnsiTheme="minorHAnsi" w:cstheme="minorHAnsi"/>
          <w:b/>
          <w:bCs/>
          <w:sz w:val="20"/>
          <w:szCs w:val="20"/>
          <w:lang w:val="pt-PT"/>
        </w:rPr>
      </w:pPr>
      <w:r>
        <w:rPr>
          <w:rFonts w:asciiTheme="minorHAnsi" w:hAnsiTheme="minorHAnsi" w:cstheme="minorHAnsi"/>
          <w:b/>
          <w:bCs/>
          <w:sz w:val="20"/>
          <w:szCs w:val="20"/>
          <w:lang w:val="pt-PT"/>
        </w:rPr>
        <w:t xml:space="preserve">Anexo C - Referências </w:t>
      </w:r>
    </w:p>
    <w:p w14:paraId="74278435" w14:textId="4215356D" w:rsidR="001D0462" w:rsidRDefault="001D0462" w:rsidP="007C3AE7">
      <w:pPr>
        <w:pStyle w:val="Standard"/>
        <w:spacing w:after="0" w:line="360" w:lineRule="auto"/>
        <w:jc w:val="left"/>
        <w:rPr>
          <w:b/>
          <w:bCs/>
          <w:sz w:val="20"/>
          <w:szCs w:val="20"/>
          <w:lang w:val="pt-PT"/>
        </w:rPr>
      </w:pPr>
      <w:hyperlink r:id="rId14" w:history="1">
        <w:r w:rsidRPr="00775D19">
          <w:rPr>
            <w:rStyle w:val="Hiperligao"/>
            <w:b/>
            <w:bCs/>
            <w:sz w:val="20"/>
            <w:szCs w:val="20"/>
            <w:lang w:val="pt-PT"/>
          </w:rPr>
          <w:t>https://www.geeksforgeeks.org/quick-sort-algorithm/</w:t>
        </w:r>
      </w:hyperlink>
    </w:p>
    <w:p w14:paraId="4296E896" w14:textId="30C87C9A" w:rsidR="005F05AC" w:rsidRDefault="001D0462" w:rsidP="007C3AE7">
      <w:pPr>
        <w:pStyle w:val="Standard"/>
        <w:spacing w:after="0" w:line="360" w:lineRule="auto"/>
        <w:jc w:val="left"/>
        <w:rPr>
          <w:b/>
          <w:bCs/>
          <w:sz w:val="20"/>
          <w:szCs w:val="20"/>
          <w:lang w:val="pt-PT"/>
        </w:rPr>
      </w:pPr>
      <w:r w:rsidRPr="001D0462">
        <w:rPr>
          <w:b/>
          <w:bCs/>
          <w:sz w:val="20"/>
          <w:szCs w:val="20"/>
          <w:lang w:val="pt-PT"/>
        </w:rPr>
        <w:t>https://www.geeksforgeeks.org/heap-sort/</w:t>
      </w:r>
      <w:r w:rsidR="007C3AE7">
        <w:rPr>
          <w:b/>
          <w:bCs/>
          <w:sz w:val="20"/>
          <w:szCs w:val="20"/>
          <w:lang w:val="pt-PT"/>
        </w:rPr>
        <w:tab/>
      </w:r>
      <w:r w:rsidR="007C3AE7">
        <w:rPr>
          <w:b/>
          <w:bCs/>
          <w:sz w:val="20"/>
          <w:szCs w:val="20"/>
          <w:lang w:val="pt-PT"/>
        </w:rPr>
        <w:tab/>
      </w:r>
      <w:r w:rsidR="007C3AE7">
        <w:rPr>
          <w:b/>
          <w:bCs/>
          <w:sz w:val="20"/>
          <w:szCs w:val="20"/>
          <w:lang w:val="pt-PT"/>
        </w:rPr>
        <w:tab/>
      </w:r>
      <w:r w:rsidR="007C3AE7">
        <w:rPr>
          <w:b/>
          <w:bCs/>
          <w:sz w:val="20"/>
          <w:szCs w:val="20"/>
          <w:lang w:val="pt-PT"/>
        </w:rPr>
        <w:tab/>
      </w:r>
      <w:r w:rsidR="007C3AE7">
        <w:rPr>
          <w:b/>
          <w:bCs/>
          <w:sz w:val="20"/>
          <w:szCs w:val="20"/>
          <w:lang w:val="pt-PT"/>
        </w:rPr>
        <w:tab/>
      </w:r>
      <w:r w:rsidR="007C3AE7">
        <w:rPr>
          <w:b/>
          <w:bCs/>
          <w:sz w:val="20"/>
          <w:szCs w:val="20"/>
          <w:lang w:val="pt-PT"/>
        </w:rPr>
        <w:tab/>
      </w:r>
      <w:r w:rsidR="007C3AE7">
        <w:rPr>
          <w:b/>
          <w:bCs/>
          <w:sz w:val="20"/>
          <w:szCs w:val="20"/>
          <w:lang w:val="pt-PT"/>
        </w:rPr>
        <w:tab/>
      </w:r>
    </w:p>
    <w:p w14:paraId="00A6C07D" w14:textId="77777777" w:rsidR="005F05AC" w:rsidRDefault="005F05AC" w:rsidP="007C3AE7">
      <w:pPr>
        <w:pStyle w:val="Standard"/>
        <w:spacing w:after="0" w:line="360" w:lineRule="auto"/>
        <w:jc w:val="left"/>
        <w:rPr>
          <w:b/>
          <w:bCs/>
          <w:sz w:val="20"/>
          <w:szCs w:val="20"/>
          <w:lang w:val="pt-PT"/>
        </w:rPr>
      </w:pPr>
    </w:p>
    <w:p w14:paraId="45475650" w14:textId="081889A6" w:rsidR="007C3AE7" w:rsidRDefault="007C3AE7" w:rsidP="00FB2AD7">
      <w:pPr>
        <w:pStyle w:val="Standard"/>
        <w:spacing w:before="0" w:after="0" w:line="360" w:lineRule="auto"/>
        <w:jc w:val="left"/>
        <w:rPr>
          <w:rFonts w:cs="Times New Roman"/>
          <w:sz w:val="20"/>
          <w:lang w:val="pt-PT"/>
        </w:rPr>
      </w:pPr>
    </w:p>
    <w:p w14:paraId="4576C0E4" w14:textId="6146A756" w:rsidR="007C3AE7" w:rsidRDefault="007C3AE7" w:rsidP="007C3AE7">
      <w:pPr>
        <w:pStyle w:val="Standard"/>
        <w:spacing w:before="114" w:after="114"/>
        <w:jc w:val="left"/>
        <w:rPr>
          <w:rFonts w:cs="Times New Roman"/>
          <w:sz w:val="20"/>
          <w:lang w:val="pt-PT"/>
        </w:rPr>
      </w:pPr>
    </w:p>
    <w:sectPr w:rsidR="007C3AE7" w:rsidSect="002C7A4C">
      <w:footerReference w:type="default" r:id="rId15"/>
      <w:pgSz w:w="11900" w:h="16840"/>
      <w:pgMar w:top="810" w:right="1800" w:bottom="942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ECE9F" w14:textId="77777777" w:rsidR="00B20CD7" w:rsidRDefault="00B20CD7">
      <w:r>
        <w:separator/>
      </w:r>
    </w:p>
  </w:endnote>
  <w:endnote w:type="continuationSeparator" w:id="0">
    <w:p w14:paraId="2A12C536" w14:textId="77777777" w:rsidR="00B20CD7" w:rsidRDefault="00B20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D5238" w14:textId="77777777" w:rsidR="004C5233" w:rsidRDefault="004C5233" w:rsidP="004C5233">
    <w:pPr>
      <w:pStyle w:val="Rodap"/>
      <w:jc w:val="center"/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  <w:r>
      <w:rPr>
        <w:rStyle w:val="Nmerodepgina"/>
      </w:rPr>
      <w:t>/</w:t>
    </w:r>
    <w:r>
      <w:rPr>
        <w:rStyle w:val="Nmerodepgina"/>
      </w:rPr>
      <w:fldChar w:fldCharType="begin"/>
    </w:r>
    <w:r>
      <w:rPr>
        <w:rStyle w:val="Nmerodepgina"/>
      </w:rPr>
      <w:instrText xml:space="preserve"> NUMPAGES </w:instrText>
    </w:r>
    <w:r>
      <w:rPr>
        <w:rStyle w:val="Nmerodepgina"/>
      </w:rPr>
      <w:fldChar w:fldCharType="separate"/>
    </w:r>
    <w:r>
      <w:rPr>
        <w:rStyle w:val="Nmerodepgina"/>
        <w:noProof/>
      </w:rPr>
      <w:t>4</w:t>
    </w:r>
    <w:r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98736" w14:textId="77777777" w:rsidR="00B20CD7" w:rsidRDefault="00B20CD7">
      <w:r>
        <w:separator/>
      </w:r>
    </w:p>
  </w:footnote>
  <w:footnote w:type="continuationSeparator" w:id="0">
    <w:p w14:paraId="2F64D277" w14:textId="77777777" w:rsidR="00B20CD7" w:rsidRDefault="00B20C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067F2"/>
    <w:multiLevelType w:val="hybridMultilevel"/>
    <w:tmpl w:val="6824A7A2"/>
    <w:lvl w:ilvl="0" w:tplc="11AC65D2">
      <w:start w:val="1"/>
      <w:numFmt w:val="decimal"/>
      <w:lvlText w:val="%1."/>
      <w:lvlJc w:val="left"/>
      <w:pPr>
        <w:tabs>
          <w:tab w:val="num" w:pos="644"/>
        </w:tabs>
        <w:ind w:left="64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8F2376"/>
    <w:multiLevelType w:val="hybridMultilevel"/>
    <w:tmpl w:val="44783CEC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078C1"/>
    <w:multiLevelType w:val="hybridMultilevel"/>
    <w:tmpl w:val="8C8E87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96D97"/>
    <w:multiLevelType w:val="hybridMultilevel"/>
    <w:tmpl w:val="E0CA3D5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D7178D"/>
    <w:multiLevelType w:val="hybridMultilevel"/>
    <w:tmpl w:val="775EB0CE"/>
    <w:lvl w:ilvl="0" w:tplc="5F20DC2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73E404C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2972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6B0444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0D86F7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582BB5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A80FC7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15AD6E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CA0961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3780794E"/>
    <w:multiLevelType w:val="hybridMultilevel"/>
    <w:tmpl w:val="0A9C64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A34ED2"/>
    <w:multiLevelType w:val="hybridMultilevel"/>
    <w:tmpl w:val="EC007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BAB3E8F"/>
    <w:multiLevelType w:val="hybridMultilevel"/>
    <w:tmpl w:val="62B8C0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C80F7F"/>
    <w:multiLevelType w:val="hybridMultilevel"/>
    <w:tmpl w:val="740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795CCF"/>
    <w:multiLevelType w:val="multilevel"/>
    <w:tmpl w:val="F68C0FC2"/>
    <w:lvl w:ilvl="0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B3B62FC"/>
    <w:multiLevelType w:val="hybridMultilevel"/>
    <w:tmpl w:val="EB3AA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134027"/>
    <w:multiLevelType w:val="hybridMultilevel"/>
    <w:tmpl w:val="C24A4B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740900"/>
    <w:multiLevelType w:val="hybridMultilevel"/>
    <w:tmpl w:val="896EBCF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5B5FC5"/>
    <w:multiLevelType w:val="hybridMultilevel"/>
    <w:tmpl w:val="BEBA5A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672DB9"/>
    <w:multiLevelType w:val="hybridMultilevel"/>
    <w:tmpl w:val="9D3232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F9D573B"/>
    <w:multiLevelType w:val="hybridMultilevel"/>
    <w:tmpl w:val="8A0EC8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857E4B"/>
    <w:multiLevelType w:val="multilevel"/>
    <w:tmpl w:val="BE82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5D42EF"/>
    <w:multiLevelType w:val="hybridMultilevel"/>
    <w:tmpl w:val="0ABC0F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9A7FBE"/>
    <w:multiLevelType w:val="hybridMultilevel"/>
    <w:tmpl w:val="0684558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25F0551"/>
    <w:multiLevelType w:val="hybridMultilevel"/>
    <w:tmpl w:val="542451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DA5734"/>
    <w:multiLevelType w:val="hybridMultilevel"/>
    <w:tmpl w:val="6FC8DA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E8567F"/>
    <w:multiLevelType w:val="hybridMultilevel"/>
    <w:tmpl w:val="3E220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085140"/>
    <w:multiLevelType w:val="hybridMultilevel"/>
    <w:tmpl w:val="88300C6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213349697">
    <w:abstractNumId w:val="7"/>
  </w:num>
  <w:num w:numId="2" w16cid:durableId="1957711500">
    <w:abstractNumId w:val="14"/>
  </w:num>
  <w:num w:numId="3" w16cid:durableId="1449936158">
    <w:abstractNumId w:val="22"/>
  </w:num>
  <w:num w:numId="4" w16cid:durableId="404690476">
    <w:abstractNumId w:val="18"/>
  </w:num>
  <w:num w:numId="5" w16cid:durableId="878396021">
    <w:abstractNumId w:val="17"/>
  </w:num>
  <w:num w:numId="6" w16cid:durableId="833880742">
    <w:abstractNumId w:val="5"/>
  </w:num>
  <w:num w:numId="7" w16cid:durableId="709037479">
    <w:abstractNumId w:val="11"/>
  </w:num>
  <w:num w:numId="8" w16cid:durableId="1460107190">
    <w:abstractNumId w:val="2"/>
  </w:num>
  <w:num w:numId="9" w16cid:durableId="183591613">
    <w:abstractNumId w:val="0"/>
  </w:num>
  <w:num w:numId="10" w16cid:durableId="612173108">
    <w:abstractNumId w:val="9"/>
  </w:num>
  <w:num w:numId="11" w16cid:durableId="1980722255">
    <w:abstractNumId w:val="4"/>
  </w:num>
  <w:num w:numId="12" w16cid:durableId="1930968170">
    <w:abstractNumId w:val="13"/>
  </w:num>
  <w:num w:numId="13" w16cid:durableId="1143549475">
    <w:abstractNumId w:val="1"/>
  </w:num>
  <w:num w:numId="14" w16cid:durableId="1150633259">
    <w:abstractNumId w:val="8"/>
  </w:num>
  <w:num w:numId="15" w16cid:durableId="1914852340">
    <w:abstractNumId w:val="21"/>
  </w:num>
  <w:num w:numId="16" w16cid:durableId="608663465">
    <w:abstractNumId w:val="10"/>
  </w:num>
  <w:num w:numId="17" w16cid:durableId="234291748">
    <w:abstractNumId w:val="16"/>
  </w:num>
  <w:num w:numId="18" w16cid:durableId="117577015">
    <w:abstractNumId w:val="20"/>
  </w:num>
  <w:num w:numId="19" w16cid:durableId="2043626483">
    <w:abstractNumId w:val="12"/>
  </w:num>
  <w:num w:numId="20" w16cid:durableId="139082769">
    <w:abstractNumId w:val="3"/>
  </w:num>
  <w:num w:numId="21" w16cid:durableId="422071653">
    <w:abstractNumId w:val="15"/>
  </w:num>
  <w:num w:numId="22" w16cid:durableId="517695123">
    <w:abstractNumId w:val="6"/>
  </w:num>
  <w:num w:numId="23" w16cid:durableId="186455016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rancisco Carvalho Gouveia">
    <w15:presenceInfo w15:providerId="AD" w15:userId="S::uc2023214517@student.uc.pt::1dcbb67e-5c73-40a7-93e3-e77d9d9b02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trackRevision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6D"/>
    <w:rsid w:val="0001458C"/>
    <w:rsid w:val="000272E3"/>
    <w:rsid w:val="000328B1"/>
    <w:rsid w:val="00033AA9"/>
    <w:rsid w:val="0003660C"/>
    <w:rsid w:val="00046E2D"/>
    <w:rsid w:val="000663CF"/>
    <w:rsid w:val="000D2507"/>
    <w:rsid w:val="000D4CB6"/>
    <w:rsid w:val="000E27F5"/>
    <w:rsid w:val="000E45A5"/>
    <w:rsid w:val="000E5C50"/>
    <w:rsid w:val="00126CA9"/>
    <w:rsid w:val="00127974"/>
    <w:rsid w:val="001409E1"/>
    <w:rsid w:val="00165312"/>
    <w:rsid w:val="00186B63"/>
    <w:rsid w:val="00186D4B"/>
    <w:rsid w:val="001B018C"/>
    <w:rsid w:val="001B25E4"/>
    <w:rsid w:val="001D0462"/>
    <w:rsid w:val="001F35DD"/>
    <w:rsid w:val="00205103"/>
    <w:rsid w:val="00246CA1"/>
    <w:rsid w:val="00247B3E"/>
    <w:rsid w:val="00255072"/>
    <w:rsid w:val="002614B8"/>
    <w:rsid w:val="002A1EE4"/>
    <w:rsid w:val="002A6B93"/>
    <w:rsid w:val="002C7A4C"/>
    <w:rsid w:val="0032090C"/>
    <w:rsid w:val="00325743"/>
    <w:rsid w:val="00335547"/>
    <w:rsid w:val="00340D88"/>
    <w:rsid w:val="00391074"/>
    <w:rsid w:val="003A5EF2"/>
    <w:rsid w:val="003B7F72"/>
    <w:rsid w:val="003D3B6F"/>
    <w:rsid w:val="003E652C"/>
    <w:rsid w:val="00401A14"/>
    <w:rsid w:val="00425F41"/>
    <w:rsid w:val="004720F4"/>
    <w:rsid w:val="00473036"/>
    <w:rsid w:val="00474E48"/>
    <w:rsid w:val="00493AA5"/>
    <w:rsid w:val="004C2CE4"/>
    <w:rsid w:val="004C5233"/>
    <w:rsid w:val="004C593D"/>
    <w:rsid w:val="004C62F2"/>
    <w:rsid w:val="004D6904"/>
    <w:rsid w:val="005034CD"/>
    <w:rsid w:val="005145D2"/>
    <w:rsid w:val="005408B2"/>
    <w:rsid w:val="00542EB8"/>
    <w:rsid w:val="00543BAC"/>
    <w:rsid w:val="005479DE"/>
    <w:rsid w:val="00555E34"/>
    <w:rsid w:val="00580103"/>
    <w:rsid w:val="005A5229"/>
    <w:rsid w:val="005A600B"/>
    <w:rsid w:val="005C2EA1"/>
    <w:rsid w:val="005C3425"/>
    <w:rsid w:val="005C5922"/>
    <w:rsid w:val="005F05AC"/>
    <w:rsid w:val="005F14CC"/>
    <w:rsid w:val="00614E5F"/>
    <w:rsid w:val="006800BF"/>
    <w:rsid w:val="00681959"/>
    <w:rsid w:val="00693061"/>
    <w:rsid w:val="006C2F72"/>
    <w:rsid w:val="006C3E4B"/>
    <w:rsid w:val="006F3506"/>
    <w:rsid w:val="00705503"/>
    <w:rsid w:val="00714615"/>
    <w:rsid w:val="007168FC"/>
    <w:rsid w:val="00743071"/>
    <w:rsid w:val="0075199A"/>
    <w:rsid w:val="00762678"/>
    <w:rsid w:val="00766A79"/>
    <w:rsid w:val="00787144"/>
    <w:rsid w:val="00792E36"/>
    <w:rsid w:val="007A4B86"/>
    <w:rsid w:val="007C3AE7"/>
    <w:rsid w:val="007D27ED"/>
    <w:rsid w:val="007E3251"/>
    <w:rsid w:val="007F78D9"/>
    <w:rsid w:val="00815557"/>
    <w:rsid w:val="00836140"/>
    <w:rsid w:val="0083638C"/>
    <w:rsid w:val="00850807"/>
    <w:rsid w:val="008600BC"/>
    <w:rsid w:val="00864819"/>
    <w:rsid w:val="00880B86"/>
    <w:rsid w:val="008838D5"/>
    <w:rsid w:val="00894D02"/>
    <w:rsid w:val="008A3B9A"/>
    <w:rsid w:val="008C105E"/>
    <w:rsid w:val="008D6FDF"/>
    <w:rsid w:val="00900821"/>
    <w:rsid w:val="00922098"/>
    <w:rsid w:val="00944302"/>
    <w:rsid w:val="009454BC"/>
    <w:rsid w:val="00955512"/>
    <w:rsid w:val="0098365F"/>
    <w:rsid w:val="009874AA"/>
    <w:rsid w:val="009976A3"/>
    <w:rsid w:val="009B2B87"/>
    <w:rsid w:val="009B694C"/>
    <w:rsid w:val="009C4C2A"/>
    <w:rsid w:val="009F041A"/>
    <w:rsid w:val="00A050A3"/>
    <w:rsid w:val="00A362BC"/>
    <w:rsid w:val="00A536A1"/>
    <w:rsid w:val="00A5476E"/>
    <w:rsid w:val="00A60FAE"/>
    <w:rsid w:val="00A633B8"/>
    <w:rsid w:val="00A642CB"/>
    <w:rsid w:val="00A7364D"/>
    <w:rsid w:val="00A7534D"/>
    <w:rsid w:val="00A8768D"/>
    <w:rsid w:val="00AB23BD"/>
    <w:rsid w:val="00AB7153"/>
    <w:rsid w:val="00AE38EB"/>
    <w:rsid w:val="00AF5C4C"/>
    <w:rsid w:val="00B05CB9"/>
    <w:rsid w:val="00B20CD7"/>
    <w:rsid w:val="00B2380B"/>
    <w:rsid w:val="00B429B6"/>
    <w:rsid w:val="00B70A27"/>
    <w:rsid w:val="00B97485"/>
    <w:rsid w:val="00B97534"/>
    <w:rsid w:val="00B9772D"/>
    <w:rsid w:val="00BB0C23"/>
    <w:rsid w:val="00BC7189"/>
    <w:rsid w:val="00BD32E8"/>
    <w:rsid w:val="00BE1AD2"/>
    <w:rsid w:val="00C21D92"/>
    <w:rsid w:val="00C5404D"/>
    <w:rsid w:val="00C62628"/>
    <w:rsid w:val="00CA7432"/>
    <w:rsid w:val="00CA7638"/>
    <w:rsid w:val="00CC597B"/>
    <w:rsid w:val="00CD0281"/>
    <w:rsid w:val="00CD0B0B"/>
    <w:rsid w:val="00CD5937"/>
    <w:rsid w:val="00CE4EC0"/>
    <w:rsid w:val="00D11FF7"/>
    <w:rsid w:val="00D21F38"/>
    <w:rsid w:val="00D37346"/>
    <w:rsid w:val="00D43947"/>
    <w:rsid w:val="00D61D52"/>
    <w:rsid w:val="00D77512"/>
    <w:rsid w:val="00D8022E"/>
    <w:rsid w:val="00DA3269"/>
    <w:rsid w:val="00DC36EB"/>
    <w:rsid w:val="00E13DAA"/>
    <w:rsid w:val="00E360A2"/>
    <w:rsid w:val="00EB5F18"/>
    <w:rsid w:val="00EE1D18"/>
    <w:rsid w:val="00EF6DFC"/>
    <w:rsid w:val="00F016F4"/>
    <w:rsid w:val="00F02039"/>
    <w:rsid w:val="00F150E2"/>
    <w:rsid w:val="00F246DB"/>
    <w:rsid w:val="00F24D01"/>
    <w:rsid w:val="00F3373C"/>
    <w:rsid w:val="00F5250B"/>
    <w:rsid w:val="00F755D9"/>
    <w:rsid w:val="00F84B75"/>
    <w:rsid w:val="00F932A4"/>
    <w:rsid w:val="00F9731D"/>
    <w:rsid w:val="00FB2AD7"/>
    <w:rsid w:val="00FB386D"/>
    <w:rsid w:val="00FF0DD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F00BB31"/>
  <w15:chartTrackingRefBased/>
  <w15:docId w15:val="{0AB2BC00-8043-3C46-91AC-5080A701C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F5B2D"/>
    <w:pPr>
      <w:spacing w:after="120"/>
      <w:jc w:val="both"/>
    </w:pPr>
    <w:rPr>
      <w:rFonts w:ascii="Book Antiqua" w:hAnsi="Book Antiqua"/>
      <w:sz w:val="22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6107D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303C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4"/>
      <w:szCs w:val="28"/>
    </w:rPr>
  </w:style>
  <w:style w:type="paragraph" w:styleId="Ttulo3">
    <w:name w:val="heading 3"/>
    <w:basedOn w:val="Normal"/>
    <w:next w:val="Normal"/>
    <w:qFormat/>
    <w:rsid w:val="003415E8"/>
    <w:pPr>
      <w:keepNext/>
      <w:spacing w:before="240" w:after="60"/>
      <w:outlineLvl w:val="2"/>
    </w:pPr>
    <w:rPr>
      <w:rFonts w:ascii="Arial" w:hAnsi="Arial" w:cs="Arial"/>
      <w:b/>
      <w:bCs/>
      <w:szCs w:val="26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rsid w:val="00FB38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qFormat/>
    <w:rsid w:val="003F5B2D"/>
    <w:pPr>
      <w:jc w:val="left"/>
    </w:pPr>
    <w:rPr>
      <w:b/>
      <w:bCs/>
      <w:sz w:val="20"/>
      <w:szCs w:val="20"/>
    </w:rPr>
  </w:style>
  <w:style w:type="paragraph" w:customStyle="1" w:styleId="Numerao">
    <w:name w:val="Numeração"/>
    <w:basedOn w:val="Normal"/>
    <w:rsid w:val="006020C8"/>
    <w:pPr>
      <w:spacing w:before="120" w:after="0"/>
    </w:pPr>
    <w:rPr>
      <w:rFonts w:ascii="Arial Black" w:hAnsi="Arial Black" w:cs="Arial"/>
      <w:sz w:val="24"/>
      <w:lang w:val="pt-PT"/>
    </w:rPr>
  </w:style>
  <w:style w:type="paragraph" w:customStyle="1" w:styleId="Instrues">
    <w:name w:val="Instruções"/>
    <w:basedOn w:val="Normal"/>
    <w:rsid w:val="00015988"/>
    <w:pPr>
      <w:spacing w:after="0"/>
    </w:pPr>
    <w:rPr>
      <w:lang w:val="pt-PT"/>
    </w:rPr>
  </w:style>
  <w:style w:type="paragraph" w:styleId="Textodenotaderodap">
    <w:name w:val="footnote text"/>
    <w:basedOn w:val="Normal"/>
    <w:semiHidden/>
    <w:rsid w:val="007B0237"/>
    <w:rPr>
      <w:sz w:val="20"/>
      <w:szCs w:val="20"/>
    </w:rPr>
  </w:style>
  <w:style w:type="character" w:styleId="Refdenotaderodap">
    <w:name w:val="footnote reference"/>
    <w:semiHidden/>
    <w:rsid w:val="007B0237"/>
    <w:rPr>
      <w:vertAlign w:val="superscript"/>
    </w:rPr>
  </w:style>
  <w:style w:type="paragraph" w:styleId="Cabealho">
    <w:name w:val="header"/>
    <w:basedOn w:val="Normal"/>
    <w:rsid w:val="003E39C0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3E39C0"/>
    <w:pPr>
      <w:tabs>
        <w:tab w:val="center" w:pos="4320"/>
        <w:tab w:val="right" w:pos="8640"/>
      </w:tabs>
    </w:pPr>
  </w:style>
  <w:style w:type="character" w:styleId="Nmerodepgina">
    <w:name w:val="page number"/>
    <w:basedOn w:val="Tipodeletrapredefinidodopargrafo"/>
    <w:rsid w:val="003E39C0"/>
  </w:style>
  <w:style w:type="paragraph" w:styleId="Textodebalo">
    <w:name w:val="Balloon Text"/>
    <w:basedOn w:val="Normal"/>
    <w:semiHidden/>
    <w:rsid w:val="008C14E5"/>
    <w:rPr>
      <w:rFonts w:ascii="Tahoma" w:hAnsi="Tahoma" w:cs="Tahoma"/>
      <w:sz w:val="16"/>
      <w:szCs w:val="16"/>
    </w:rPr>
  </w:style>
  <w:style w:type="character" w:styleId="Hiperligao">
    <w:name w:val="Hyperlink"/>
    <w:rsid w:val="00AB7BA4"/>
    <w:rPr>
      <w:color w:val="0000FF"/>
      <w:u w:val="single"/>
    </w:rPr>
  </w:style>
  <w:style w:type="paragraph" w:styleId="NormalWeb">
    <w:name w:val="Normal (Web)"/>
    <w:basedOn w:val="Normal"/>
    <w:rsid w:val="008B27FB"/>
    <w:pPr>
      <w:spacing w:before="100" w:beforeAutospacing="1" w:after="100" w:afterAutospacing="1"/>
      <w:jc w:val="left"/>
    </w:pPr>
    <w:rPr>
      <w:rFonts w:ascii="Times New Roman" w:hAnsi="Times New Roman"/>
      <w:b/>
      <w:bCs/>
      <w:sz w:val="24"/>
    </w:rPr>
  </w:style>
  <w:style w:type="character" w:styleId="Forte">
    <w:name w:val="Strong"/>
    <w:qFormat/>
    <w:rsid w:val="001130FA"/>
    <w:rPr>
      <w:b/>
      <w:bCs/>
    </w:rPr>
  </w:style>
  <w:style w:type="character" w:styleId="Refdecomentrio">
    <w:name w:val="annotation reference"/>
    <w:rsid w:val="00C1428C"/>
    <w:rPr>
      <w:sz w:val="18"/>
      <w:szCs w:val="18"/>
    </w:rPr>
  </w:style>
  <w:style w:type="paragraph" w:styleId="Textodecomentrio">
    <w:name w:val="annotation text"/>
    <w:basedOn w:val="Normal"/>
    <w:link w:val="TextodecomentrioCarter"/>
    <w:rsid w:val="00C1428C"/>
    <w:rPr>
      <w:sz w:val="24"/>
    </w:rPr>
  </w:style>
  <w:style w:type="character" w:customStyle="1" w:styleId="TextodecomentrioCarter">
    <w:name w:val="Texto de comentário Caráter"/>
    <w:link w:val="Textodecomentrio"/>
    <w:rsid w:val="00C1428C"/>
    <w:rPr>
      <w:rFonts w:ascii="Book Antiqua" w:hAnsi="Book Antiqua"/>
      <w:sz w:val="24"/>
      <w:szCs w:val="24"/>
    </w:rPr>
  </w:style>
  <w:style w:type="paragraph" w:styleId="Assuntodecomentrio">
    <w:name w:val="annotation subject"/>
    <w:basedOn w:val="Textodecomentrio"/>
    <w:next w:val="Textodecomentrio"/>
    <w:link w:val="AssuntodecomentrioCarter"/>
    <w:rsid w:val="00C1428C"/>
    <w:rPr>
      <w:b/>
      <w:bCs/>
      <w:sz w:val="20"/>
      <w:szCs w:val="20"/>
    </w:rPr>
  </w:style>
  <w:style w:type="character" w:customStyle="1" w:styleId="AssuntodecomentrioCarter">
    <w:name w:val="Assunto de comentário Caráter"/>
    <w:link w:val="Assuntodecomentrio"/>
    <w:rsid w:val="00C1428C"/>
    <w:rPr>
      <w:rFonts w:ascii="Book Antiqua" w:hAnsi="Book Antiqua"/>
      <w:b/>
      <w:bCs/>
      <w:sz w:val="24"/>
      <w:szCs w:val="24"/>
    </w:rPr>
  </w:style>
  <w:style w:type="paragraph" w:styleId="Reviso">
    <w:name w:val="Revision"/>
    <w:hidden/>
    <w:rsid w:val="003B7F72"/>
    <w:rPr>
      <w:rFonts w:ascii="Book Antiqua" w:hAnsi="Book Antiqua"/>
      <w:sz w:val="22"/>
      <w:szCs w:val="24"/>
      <w:lang w:val="en-US" w:eastAsia="en-US"/>
    </w:rPr>
  </w:style>
  <w:style w:type="paragraph" w:styleId="PargrafodaLista">
    <w:name w:val="List Paragraph"/>
    <w:basedOn w:val="Normal"/>
    <w:qFormat/>
    <w:rsid w:val="00391074"/>
    <w:pPr>
      <w:ind w:left="720"/>
      <w:contextualSpacing/>
    </w:pPr>
  </w:style>
  <w:style w:type="paragraph" w:customStyle="1" w:styleId="Standard">
    <w:name w:val="Standard"/>
    <w:rsid w:val="007C3AE7"/>
    <w:pPr>
      <w:suppressAutoHyphens/>
      <w:autoSpaceDN w:val="0"/>
      <w:spacing w:before="57" w:after="57"/>
      <w:jc w:val="both"/>
      <w:textAlignment w:val="baseline"/>
    </w:pPr>
    <w:rPr>
      <w:rFonts w:cs="Book Antiqua"/>
      <w:kern w:val="3"/>
      <w:sz w:val="22"/>
      <w:szCs w:val="24"/>
      <w:lang w:val="en-US" w:eastAsia="zh-CN"/>
    </w:rPr>
  </w:style>
  <w:style w:type="paragraph" w:customStyle="1" w:styleId="msonormal0">
    <w:name w:val="msonormal"/>
    <w:basedOn w:val="Normal"/>
    <w:rsid w:val="00DC36EB"/>
    <w:pPr>
      <w:spacing w:before="100" w:beforeAutospacing="1" w:after="100" w:afterAutospacing="1"/>
      <w:jc w:val="left"/>
    </w:pPr>
    <w:rPr>
      <w:rFonts w:ascii="Times New Roman" w:hAnsi="Times New Roman"/>
      <w:sz w:val="24"/>
      <w:lang w:val="pt-PT" w:eastAsia="pt-PT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D04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7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8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05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0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2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90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08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8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3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0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12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64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2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2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90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2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7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8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97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2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0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37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06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8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91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2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69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7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7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17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2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2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geeksforgeeks.org/quick-sort-algorith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1392</Words>
  <Characters>7521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Manager/>
  <Company>DEI</Company>
  <LinksUpToDate>false</LinksUpToDate>
  <CharactersWithSpaces>8896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Paulo Marques</dc:creator>
  <cp:keywords/>
  <dc:description/>
  <cp:lastModifiedBy>Francisco Carvalho Gouveia</cp:lastModifiedBy>
  <cp:revision>21</cp:revision>
  <cp:lastPrinted>2025-05-10T15:25:00Z</cp:lastPrinted>
  <dcterms:created xsi:type="dcterms:W3CDTF">2022-04-18T16:02:00Z</dcterms:created>
  <dcterms:modified xsi:type="dcterms:W3CDTF">2025-05-10T15:25:00Z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ReviewCycleID">
    <vt:i4>1345458244</vt:i4>
  </property>
  <property fmtid="{D5CDD505-2E9C-101B-9397-08002B2CF9AE}" pid="3" name="_EmailEntryID">
    <vt:lpwstr>000000009207052BD78A3E43A1815458AFF5BF9564184000</vt:lpwstr>
  </property>
  <property fmtid="{D5CDD505-2E9C-101B-9397-08002B2CF9AE}" pid="4" name="_ReviewingToolsShownOnce">
    <vt:lpwstr/>
  </property>
</Properties>
</file>